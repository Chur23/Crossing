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BA4E8" w14:textId="01D70EDB" w:rsidR="006F71ED" w:rsidRDefault="006F71ED" w:rsidP="00D76A68">
      <w:pPr>
        <w:spacing w:line="360" w:lineRule="auto"/>
        <w:rPr>
          <w:rFonts w:ascii="宋体" w:eastAsia="宋体" w:hAnsi="宋体"/>
          <w:sz w:val="24"/>
          <w:szCs w:val="28"/>
        </w:rPr>
      </w:pPr>
      <w:r>
        <w:rPr>
          <w:rFonts w:ascii="宋体" w:eastAsia="宋体" w:hAnsi="宋体" w:hint="eastAsia"/>
          <w:sz w:val="24"/>
          <w:szCs w:val="28"/>
        </w:rPr>
        <w:t>【封面】</w:t>
      </w:r>
    </w:p>
    <w:p w14:paraId="32619245" w14:textId="0FE0DCD1" w:rsidR="006F71ED" w:rsidRDefault="006F71ED" w:rsidP="00D76A68">
      <w:pPr>
        <w:spacing w:line="360" w:lineRule="auto"/>
        <w:rPr>
          <w:ins w:id="0" w:author="马 国庆" w:date="2022-11-23T00:02:00Z"/>
          <w:rFonts w:ascii="宋体" w:eastAsia="宋体" w:hAnsi="宋体"/>
          <w:sz w:val="24"/>
          <w:szCs w:val="28"/>
        </w:rPr>
      </w:pPr>
      <w:r>
        <w:rPr>
          <w:rFonts w:ascii="宋体" w:eastAsia="宋体" w:hAnsi="宋体" w:hint="eastAsia"/>
          <w:sz w:val="24"/>
          <w:szCs w:val="28"/>
        </w:rPr>
        <w:t>【人员分工】</w:t>
      </w:r>
    </w:p>
    <w:p w14:paraId="4083E676" w14:textId="2B9BFD80" w:rsidR="001D0D98" w:rsidRDefault="001D0D98" w:rsidP="00D76A68">
      <w:pPr>
        <w:spacing w:line="360" w:lineRule="auto"/>
        <w:rPr>
          <w:rFonts w:ascii="宋体" w:eastAsia="宋体" w:hAnsi="宋体"/>
          <w:sz w:val="24"/>
          <w:szCs w:val="28"/>
        </w:rPr>
      </w:pPr>
      <w:ins w:id="1" w:author="马 国庆" w:date="2022-11-23T00:02:00Z">
        <w:r>
          <w:rPr>
            <w:rFonts w:ascii="宋体" w:eastAsia="宋体" w:hAnsi="宋体" w:hint="eastAsia"/>
            <w:sz w:val="24"/>
            <w:szCs w:val="28"/>
          </w:rPr>
          <w:t>马国庆负责代码编写，实验数据生成，</w:t>
        </w:r>
      </w:ins>
      <w:ins w:id="2" w:author="马 国庆" w:date="2022-11-23T00:05:00Z">
        <w:r>
          <w:rPr>
            <w:rFonts w:ascii="宋体" w:eastAsia="宋体" w:hAnsi="宋体" w:hint="eastAsia"/>
            <w:sz w:val="24"/>
            <w:szCs w:val="28"/>
          </w:rPr>
          <w:t>整合</w:t>
        </w:r>
      </w:ins>
      <w:ins w:id="3" w:author="马 国庆" w:date="2022-11-23T00:03:00Z">
        <w:r>
          <w:rPr>
            <w:rFonts w:ascii="宋体" w:eastAsia="宋体" w:hAnsi="宋体" w:hint="eastAsia"/>
            <w:sz w:val="24"/>
            <w:szCs w:val="28"/>
          </w:rPr>
          <w:t>小组报告</w:t>
        </w:r>
      </w:ins>
      <w:ins w:id="4" w:author="马 国庆" w:date="2022-11-23T00:06:00Z">
        <w:r>
          <w:rPr>
            <w:rFonts w:ascii="宋体" w:eastAsia="宋体" w:hAnsi="宋体" w:hint="eastAsia"/>
            <w:sz w:val="24"/>
            <w:szCs w:val="28"/>
          </w:rPr>
          <w:t>；</w:t>
        </w:r>
      </w:ins>
      <w:ins w:id="5" w:author="马 国庆" w:date="2022-11-23T00:03:00Z">
        <w:r>
          <w:rPr>
            <w:rFonts w:ascii="宋体" w:eastAsia="宋体" w:hAnsi="宋体" w:hint="eastAsia"/>
            <w:sz w:val="24"/>
            <w:szCs w:val="28"/>
          </w:rPr>
          <w:t>林楚儿和张予涵负责</w:t>
        </w:r>
      </w:ins>
      <w:ins w:id="6" w:author="马 国庆" w:date="2022-11-23T00:05:00Z">
        <w:r>
          <w:rPr>
            <w:rFonts w:ascii="宋体" w:eastAsia="宋体" w:hAnsi="宋体" w:hint="eastAsia"/>
            <w:sz w:val="24"/>
            <w:szCs w:val="28"/>
          </w:rPr>
          <w:t>网络和优化算法设计以及背景</w:t>
        </w:r>
      </w:ins>
      <w:ins w:id="7" w:author="马 国庆" w:date="2022-11-23T00:10:00Z">
        <w:r w:rsidR="00D36D9D">
          <w:rPr>
            <w:rFonts w:ascii="宋体" w:eastAsia="宋体" w:hAnsi="宋体" w:hint="eastAsia"/>
            <w:sz w:val="24"/>
            <w:szCs w:val="28"/>
          </w:rPr>
          <w:t>和未来展望</w:t>
        </w:r>
      </w:ins>
      <w:ins w:id="8" w:author="马 国庆" w:date="2022-11-23T00:05:00Z">
        <w:r>
          <w:rPr>
            <w:rFonts w:ascii="宋体" w:eastAsia="宋体" w:hAnsi="宋体" w:hint="eastAsia"/>
            <w:sz w:val="24"/>
            <w:szCs w:val="28"/>
          </w:rPr>
          <w:t>的</w:t>
        </w:r>
      </w:ins>
      <w:ins w:id="9" w:author="马 国庆" w:date="2022-11-23T00:06:00Z">
        <w:r>
          <w:rPr>
            <w:rFonts w:ascii="宋体" w:eastAsia="宋体" w:hAnsi="宋体" w:hint="eastAsia"/>
            <w:sz w:val="24"/>
            <w:szCs w:val="28"/>
          </w:rPr>
          <w:t>撰写；魏雅轩负责小鼠实验环境设计建模；江</w:t>
        </w:r>
      </w:ins>
      <w:ins w:id="10" w:author="马 国庆" w:date="2022-11-23T00:07:00Z">
        <w:r>
          <w:rPr>
            <w:rFonts w:ascii="宋体" w:eastAsia="宋体" w:hAnsi="宋体" w:hint="eastAsia"/>
            <w:sz w:val="24"/>
            <w:szCs w:val="28"/>
          </w:rPr>
          <w:t>德杨负责实验数据整理和分析</w:t>
        </w:r>
        <w:r w:rsidR="004D2C46">
          <w:rPr>
            <w:rFonts w:ascii="宋体" w:eastAsia="宋体" w:hAnsi="宋体" w:hint="eastAsia"/>
            <w:sz w:val="24"/>
            <w:szCs w:val="28"/>
          </w:rPr>
          <w:t>。</w:t>
        </w:r>
      </w:ins>
    </w:p>
    <w:p w14:paraId="79638158" w14:textId="7FA461F8" w:rsidR="006F71ED" w:rsidRDefault="006F71ED" w:rsidP="00D76A68">
      <w:pPr>
        <w:spacing w:line="360" w:lineRule="auto"/>
        <w:rPr>
          <w:rFonts w:ascii="宋体" w:eastAsia="宋体" w:hAnsi="宋体"/>
          <w:sz w:val="24"/>
          <w:szCs w:val="28"/>
        </w:rPr>
      </w:pPr>
      <w:r>
        <w:rPr>
          <w:rFonts w:ascii="宋体" w:eastAsia="宋体" w:hAnsi="宋体" w:hint="eastAsia"/>
          <w:sz w:val="24"/>
          <w:szCs w:val="28"/>
        </w:rPr>
        <w:t>【摘要】</w:t>
      </w:r>
    </w:p>
    <w:p w14:paraId="4BB08B19" w14:textId="79785006" w:rsidR="006F71ED" w:rsidRDefault="007C3300" w:rsidP="00D76A68">
      <w:pPr>
        <w:spacing w:line="360" w:lineRule="auto"/>
        <w:rPr>
          <w:rFonts w:ascii="宋体" w:eastAsia="宋体" w:hAnsi="宋体"/>
          <w:sz w:val="24"/>
          <w:szCs w:val="28"/>
        </w:rPr>
      </w:pPr>
      <w:ins w:id="11" w:author="马 国庆" w:date="2022-11-22T23:19:00Z">
        <w:r w:rsidRPr="00A16112">
          <w:rPr>
            <w:rFonts w:ascii="宋体" w:eastAsia="宋体" w:hAnsi="宋体" w:hint="eastAsia"/>
            <w:sz w:val="24"/>
            <w:szCs w:val="28"/>
            <w:rPrChange w:id="12" w:author="马 国庆" w:date="2022-11-22T23:51:00Z">
              <w:rPr>
                <w:rFonts w:ascii="Segoe UI" w:hAnsi="Segoe UI" w:cs="Segoe UI" w:hint="eastAsia"/>
                <w:color w:val="24292F"/>
                <w:shd w:val="clear" w:color="auto" w:fill="FFFFFF"/>
              </w:rPr>
            </w:rPrChange>
          </w:rPr>
          <w:t>本项目基于</w:t>
        </w:r>
        <w:r w:rsidRPr="00A16112">
          <w:rPr>
            <w:rFonts w:ascii="宋体" w:eastAsia="宋体" w:hAnsi="宋体"/>
            <w:sz w:val="24"/>
            <w:szCs w:val="28"/>
            <w:rPrChange w:id="13" w:author="马 国庆" w:date="2022-11-22T23:51:00Z">
              <w:rPr>
                <w:rFonts w:ascii="Segoe UI" w:hAnsi="Segoe UI" w:cs="Segoe UI"/>
                <w:color w:val="24292F"/>
                <w:shd w:val="clear" w:color="auto" w:fill="FFFFFF"/>
              </w:rPr>
            </w:rPrChange>
          </w:rPr>
          <w:t>RSNN</w:t>
        </w:r>
        <w:r w:rsidRPr="00A16112">
          <w:rPr>
            <w:rFonts w:ascii="宋体" w:eastAsia="宋体" w:hAnsi="宋体" w:hint="eastAsia"/>
            <w:sz w:val="24"/>
            <w:szCs w:val="28"/>
            <w:rPrChange w:id="14" w:author="马 国庆" w:date="2022-11-22T23:51:00Z">
              <w:rPr>
                <w:rFonts w:ascii="Segoe UI" w:hAnsi="Segoe UI" w:cs="Segoe UI" w:hint="eastAsia"/>
                <w:color w:val="24292F"/>
                <w:shd w:val="clear" w:color="auto" w:fill="FFFFFF"/>
              </w:rPr>
            </w:rPrChange>
          </w:rPr>
          <w:t>模拟小鼠决策任务。程序模拟了小鼠的感知、工作记忆和决策实验。实验设定小鼠在丁字形通道内，先经过带有提示信息的通道，再经过没有信息的通道，最终路口处决定左转或右转。通过奖励信息对小鼠行为进行训练。本程序通过计算建模对此实验进行模拟。搭建</w:t>
        </w:r>
        <w:r w:rsidRPr="00A16112">
          <w:rPr>
            <w:rFonts w:ascii="宋体" w:eastAsia="宋体" w:hAnsi="宋体"/>
            <w:sz w:val="24"/>
            <w:szCs w:val="28"/>
            <w:rPrChange w:id="15" w:author="马 国庆" w:date="2022-11-22T23:51:00Z">
              <w:rPr>
                <w:rFonts w:ascii="Segoe UI" w:hAnsi="Segoe UI" w:cs="Segoe UI"/>
                <w:color w:val="24292F"/>
                <w:shd w:val="clear" w:color="auto" w:fill="FFFFFF"/>
              </w:rPr>
            </w:rPrChange>
          </w:rPr>
          <w:t>RSNN</w:t>
        </w:r>
        <w:r w:rsidRPr="00A16112">
          <w:rPr>
            <w:rFonts w:ascii="宋体" w:eastAsia="宋体" w:hAnsi="宋体" w:hint="eastAsia"/>
            <w:sz w:val="24"/>
            <w:szCs w:val="28"/>
            <w:rPrChange w:id="16" w:author="马 国庆" w:date="2022-11-22T23:51:00Z">
              <w:rPr>
                <w:rFonts w:ascii="Segoe UI" w:hAnsi="Segoe UI" w:cs="Segoe UI" w:hint="eastAsia"/>
                <w:color w:val="24292F"/>
                <w:shd w:val="clear" w:color="auto" w:fill="FFFFFF"/>
              </w:rPr>
            </w:rPrChange>
          </w:rPr>
          <w:t>循环脉冲神经网络模拟小鼠大脑活动，通过监督训练模拟小鼠的学习行为，最终使得网络具有感知、工作记忆和决策能力。</w:t>
        </w:r>
      </w:ins>
    </w:p>
    <w:p w14:paraId="2B347DC3" w14:textId="3F5219B2" w:rsidR="00D76A68" w:rsidRDefault="00D76A68" w:rsidP="00D76A68">
      <w:pPr>
        <w:spacing w:line="360" w:lineRule="auto"/>
        <w:rPr>
          <w:rFonts w:ascii="宋体" w:eastAsia="宋体" w:hAnsi="宋体"/>
          <w:sz w:val="24"/>
          <w:szCs w:val="28"/>
        </w:rPr>
      </w:pPr>
      <w:r>
        <w:rPr>
          <w:rFonts w:ascii="宋体" w:eastAsia="宋体" w:hAnsi="宋体" w:hint="eastAsia"/>
          <w:sz w:val="24"/>
          <w:szCs w:val="28"/>
        </w:rPr>
        <w:t>一、背景</w:t>
      </w:r>
    </w:p>
    <w:p w14:paraId="16CF1DBD" w14:textId="3AA492D0" w:rsidR="00F778E5" w:rsidRPr="00F778E5" w:rsidRDefault="00F778E5" w:rsidP="00F778E5">
      <w:pPr>
        <w:spacing w:line="360" w:lineRule="auto"/>
        <w:ind w:firstLineChars="200" w:firstLine="480"/>
        <w:rPr>
          <w:rFonts w:ascii="宋体" w:eastAsia="宋体" w:hAnsi="宋体"/>
          <w:sz w:val="24"/>
          <w:szCs w:val="28"/>
        </w:rPr>
      </w:pPr>
      <w:r w:rsidRPr="00F778E5">
        <w:rPr>
          <w:rFonts w:ascii="宋体" w:eastAsia="宋体" w:hAnsi="宋体" w:hint="eastAsia"/>
          <w:sz w:val="24"/>
          <w:szCs w:val="28"/>
        </w:rPr>
        <w:t>人工智能广泛使用的最大障碍之一</w:t>
      </w:r>
      <w:r>
        <w:rPr>
          <w:rFonts w:ascii="宋体" w:eastAsia="宋体" w:hAnsi="宋体" w:hint="eastAsia"/>
          <w:sz w:val="24"/>
          <w:szCs w:val="28"/>
        </w:rPr>
        <w:t>是人工神经网络的学习活动会</w:t>
      </w:r>
      <w:r w:rsidRPr="00F778E5">
        <w:rPr>
          <w:rFonts w:ascii="宋体" w:eastAsia="宋体" w:hAnsi="宋体" w:hint="eastAsia"/>
          <w:sz w:val="24"/>
          <w:szCs w:val="28"/>
        </w:rPr>
        <w:t>产生巨大的能耗</w:t>
      </w:r>
      <w:r w:rsidR="00501D9E">
        <w:rPr>
          <w:rFonts w:ascii="宋体" w:eastAsia="宋体" w:hAnsi="宋体" w:hint="eastAsia"/>
          <w:sz w:val="24"/>
          <w:szCs w:val="28"/>
        </w:rPr>
        <w:t>。</w:t>
      </w:r>
      <w:r w:rsidRPr="00F778E5">
        <w:rPr>
          <w:rFonts w:ascii="宋体" w:eastAsia="宋体" w:hAnsi="宋体" w:hint="eastAsia"/>
          <w:sz w:val="24"/>
          <w:szCs w:val="28"/>
        </w:rPr>
        <w:t>而解决这一问题的一种方法</w:t>
      </w:r>
      <w:r w:rsidR="00501D9E">
        <w:rPr>
          <w:rFonts w:ascii="宋体" w:eastAsia="宋体" w:hAnsi="宋体" w:hint="eastAsia"/>
          <w:sz w:val="24"/>
          <w:szCs w:val="28"/>
        </w:rPr>
        <w:t>是</w:t>
      </w:r>
      <w:r w:rsidRPr="00F778E5">
        <w:rPr>
          <w:rFonts w:ascii="宋体" w:eastAsia="宋体" w:hAnsi="宋体" w:hint="eastAsia"/>
          <w:sz w:val="24"/>
          <w:szCs w:val="28"/>
        </w:rPr>
        <w:t>从大脑中获得灵感</w:t>
      </w:r>
      <w:r w:rsidR="00501D9E">
        <w:rPr>
          <w:rFonts w:ascii="宋体" w:eastAsia="宋体" w:hAnsi="宋体" w:hint="eastAsia"/>
          <w:sz w:val="24"/>
          <w:szCs w:val="28"/>
        </w:rPr>
        <w:t>，</w:t>
      </w:r>
      <w:del w:id="17" w:author="马 国庆" w:date="2022-11-22T22:48:00Z">
        <w:r w:rsidRPr="00F778E5" w:rsidDel="00D76B6E">
          <w:rPr>
            <w:rFonts w:ascii="宋体" w:eastAsia="宋体" w:hAnsi="宋体" w:hint="eastAsia"/>
            <w:sz w:val="24"/>
            <w:szCs w:val="28"/>
          </w:rPr>
          <w:delText>因为大脑具有超级计算能力，而且</w:delText>
        </w:r>
      </w:del>
      <w:r w:rsidRPr="00F778E5">
        <w:rPr>
          <w:rFonts w:ascii="宋体" w:eastAsia="宋体" w:hAnsi="宋体" w:hint="eastAsia"/>
          <w:sz w:val="24"/>
          <w:szCs w:val="28"/>
        </w:rPr>
        <w:t>大脑神经元之间可以通过短的电脉冲或尖峰进行有效传输，极大节省了能量。</w:t>
      </w:r>
      <w:ins w:id="18" w:author="马 国庆" w:date="2022-11-22T22:49:00Z">
        <w:r w:rsidR="00D76B6E">
          <w:rPr>
            <w:rFonts w:ascii="宋体" w:eastAsia="宋体" w:hAnsi="宋体" w:hint="eastAsia"/>
            <w:sz w:val="24"/>
            <w:szCs w:val="28"/>
          </w:rPr>
          <w:t>此外，脉冲神经网络</w:t>
        </w:r>
      </w:ins>
      <w:ins w:id="19" w:author="马 国庆" w:date="2022-11-22T22:51:00Z">
        <w:r w:rsidR="00D76B6E">
          <w:rPr>
            <w:rFonts w:ascii="宋体" w:eastAsia="宋体" w:hAnsi="宋体" w:hint="eastAsia"/>
            <w:sz w:val="24"/>
            <w:szCs w:val="28"/>
          </w:rPr>
          <w:t>信息传递方式与</w:t>
        </w:r>
      </w:ins>
      <w:ins w:id="20" w:author="马 国庆" w:date="2022-11-22T22:52:00Z">
        <w:r w:rsidR="00D76B6E">
          <w:rPr>
            <w:rFonts w:ascii="宋体" w:eastAsia="宋体" w:hAnsi="宋体" w:hint="eastAsia"/>
            <w:sz w:val="24"/>
            <w:szCs w:val="28"/>
          </w:rPr>
          <w:t>生物脑接近，用其进行建模有利于探究大脑运行机制</w:t>
        </w:r>
      </w:ins>
      <w:ins w:id="21" w:author="马 国庆" w:date="2022-11-22T22:49:00Z">
        <w:r w:rsidR="00D76B6E">
          <w:rPr>
            <w:rFonts w:ascii="宋体" w:eastAsia="宋体" w:hAnsi="宋体" w:hint="eastAsia"/>
            <w:sz w:val="24"/>
            <w:szCs w:val="28"/>
          </w:rPr>
          <w:t>。</w:t>
        </w:r>
      </w:ins>
      <w:del w:id="22" w:author="马 国庆" w:date="2022-11-22T22:50:00Z">
        <w:r w:rsidR="00155C3B" w:rsidDel="00D76B6E">
          <w:rPr>
            <w:rFonts w:ascii="宋体" w:eastAsia="宋体" w:hAnsi="宋体" w:hint="eastAsia"/>
            <w:sz w:val="24"/>
            <w:szCs w:val="28"/>
          </w:rPr>
          <w:delText>所以我们想研究</w:delText>
        </w:r>
      </w:del>
      <w:ins w:id="23" w:author="马 国庆" w:date="2022-11-22T22:50:00Z">
        <w:r w:rsidR="00D76B6E">
          <w:rPr>
            <w:rFonts w:ascii="宋体" w:eastAsia="宋体" w:hAnsi="宋体" w:hint="eastAsia"/>
            <w:sz w:val="24"/>
            <w:szCs w:val="28"/>
          </w:rPr>
          <w:t>因此本次大作业我们使用循环脉冲神经网络模拟大脑的感知、记忆和决策过程。</w:t>
        </w:r>
      </w:ins>
      <w:del w:id="24" w:author="马 国庆" w:date="2022-11-22T22:53:00Z">
        <w:r w:rsidR="00155C3B" w:rsidDel="00D76B6E">
          <w:rPr>
            <w:rFonts w:ascii="宋体" w:eastAsia="宋体" w:hAnsi="宋体" w:hint="eastAsia"/>
            <w:sz w:val="24"/>
            <w:szCs w:val="28"/>
          </w:rPr>
          <w:delText>类脑脉冲神经网络。</w:delText>
        </w:r>
      </w:del>
    </w:p>
    <w:p w14:paraId="7E1CC539" w14:textId="241E5BD4" w:rsidR="00923657" w:rsidRDefault="00966B88" w:rsidP="00301F2E">
      <w:pPr>
        <w:spacing w:line="360" w:lineRule="auto"/>
        <w:ind w:firstLineChars="200" w:firstLine="480"/>
        <w:rPr>
          <w:rFonts w:ascii="宋体" w:eastAsia="宋体" w:hAnsi="宋体"/>
          <w:sz w:val="24"/>
          <w:szCs w:val="28"/>
        </w:rPr>
      </w:pPr>
      <w:r>
        <w:rPr>
          <w:rFonts w:ascii="宋体" w:eastAsia="宋体" w:hAnsi="宋体" w:hint="eastAsia"/>
          <w:sz w:val="24"/>
          <w:szCs w:val="28"/>
        </w:rPr>
        <w:t>如图1所示</w:t>
      </w:r>
      <w:r w:rsidR="00155C3B">
        <w:rPr>
          <w:rFonts w:ascii="宋体" w:eastAsia="宋体" w:hAnsi="宋体" w:hint="eastAsia"/>
          <w:sz w:val="24"/>
          <w:szCs w:val="28"/>
        </w:rPr>
        <w:t>，</w:t>
      </w:r>
      <w:r w:rsidR="007D1F7B">
        <w:rPr>
          <w:rFonts w:ascii="宋体" w:eastAsia="宋体" w:hAnsi="宋体" w:hint="eastAsia"/>
          <w:sz w:val="24"/>
          <w:szCs w:val="28"/>
        </w:rPr>
        <w:t>一个简单的循环神经网络（</w:t>
      </w:r>
      <w:r w:rsidR="007D1F7B" w:rsidRPr="007D1F7B">
        <w:rPr>
          <w:rFonts w:ascii="宋体" w:eastAsia="宋体" w:hAnsi="宋体"/>
          <w:sz w:val="24"/>
          <w:szCs w:val="28"/>
        </w:rPr>
        <w:t xml:space="preserve">Recurrent </w:t>
      </w:r>
      <w:r w:rsidR="00301F2E">
        <w:rPr>
          <w:rFonts w:ascii="宋体" w:eastAsia="宋体" w:hAnsi="宋体"/>
          <w:sz w:val="24"/>
          <w:szCs w:val="28"/>
        </w:rPr>
        <w:t>N</w:t>
      </w:r>
      <w:r w:rsidR="007D1F7B" w:rsidRPr="007D1F7B">
        <w:rPr>
          <w:rFonts w:ascii="宋体" w:eastAsia="宋体" w:hAnsi="宋体"/>
          <w:sz w:val="24"/>
          <w:szCs w:val="28"/>
        </w:rPr>
        <w:t xml:space="preserve">eural </w:t>
      </w:r>
      <w:r w:rsidR="00301F2E">
        <w:rPr>
          <w:rFonts w:ascii="宋体" w:eastAsia="宋体" w:hAnsi="宋体"/>
          <w:sz w:val="24"/>
          <w:szCs w:val="28"/>
        </w:rPr>
        <w:t>N</w:t>
      </w:r>
      <w:r w:rsidR="007D1F7B" w:rsidRPr="007D1F7B">
        <w:rPr>
          <w:rFonts w:ascii="宋体" w:eastAsia="宋体" w:hAnsi="宋体"/>
          <w:sz w:val="24"/>
          <w:szCs w:val="28"/>
        </w:rPr>
        <w:t>etwork</w:t>
      </w:r>
      <w:r w:rsidR="007D1F7B">
        <w:rPr>
          <w:rFonts w:ascii="宋体" w:eastAsia="宋体" w:hAnsi="宋体" w:hint="eastAsia"/>
          <w:sz w:val="24"/>
          <w:szCs w:val="28"/>
        </w:rPr>
        <w:t>，</w:t>
      </w:r>
      <w:r w:rsidR="007D1F7B">
        <w:rPr>
          <w:rFonts w:ascii="宋体" w:eastAsia="宋体" w:hAnsi="宋体"/>
          <w:sz w:val="24"/>
          <w:szCs w:val="28"/>
        </w:rPr>
        <w:t>RNN</w:t>
      </w:r>
      <w:r w:rsidR="007D1F7B">
        <w:rPr>
          <w:rFonts w:ascii="宋体" w:eastAsia="宋体" w:hAnsi="宋体" w:hint="eastAsia"/>
          <w:sz w:val="24"/>
          <w:szCs w:val="28"/>
        </w:rPr>
        <w:t>）由</w:t>
      </w:r>
      <w:r w:rsidR="00A96993">
        <w:rPr>
          <w:rFonts w:ascii="宋体" w:eastAsia="宋体" w:hAnsi="宋体" w:hint="eastAsia"/>
          <w:sz w:val="24"/>
          <w:szCs w:val="28"/>
        </w:rPr>
        <w:t>输入层</w:t>
      </w:r>
      <w:r w:rsidR="00301F2E">
        <w:rPr>
          <w:rFonts w:ascii="宋体" w:eastAsia="宋体" w:hAnsi="宋体" w:hint="eastAsia"/>
          <w:sz w:val="24"/>
          <w:szCs w:val="28"/>
        </w:rPr>
        <w:t>x</w:t>
      </w:r>
      <w:r w:rsidR="00A96993">
        <w:rPr>
          <w:rFonts w:ascii="宋体" w:eastAsia="宋体" w:hAnsi="宋体" w:hint="eastAsia"/>
          <w:sz w:val="24"/>
          <w:szCs w:val="28"/>
        </w:rPr>
        <w:t>、隐含层</w:t>
      </w:r>
      <w:r>
        <w:rPr>
          <w:rFonts w:ascii="宋体" w:eastAsia="宋体" w:hAnsi="宋体" w:hint="eastAsia"/>
          <w:sz w:val="24"/>
          <w:szCs w:val="28"/>
        </w:rPr>
        <w:t>s</w:t>
      </w:r>
      <w:r w:rsidR="00A96993">
        <w:rPr>
          <w:rFonts w:ascii="宋体" w:eastAsia="宋体" w:hAnsi="宋体" w:hint="eastAsia"/>
          <w:sz w:val="24"/>
          <w:szCs w:val="28"/>
        </w:rPr>
        <w:t>、输出层</w:t>
      </w:r>
      <w:r w:rsidR="00301F2E">
        <w:rPr>
          <w:rFonts w:ascii="宋体" w:eastAsia="宋体" w:hAnsi="宋体" w:hint="eastAsia"/>
          <w:sz w:val="24"/>
          <w:szCs w:val="28"/>
        </w:rPr>
        <w:t>y</w:t>
      </w:r>
      <w:r w:rsidR="00A96993">
        <w:rPr>
          <w:rFonts w:ascii="宋体" w:eastAsia="宋体" w:hAnsi="宋体" w:hint="eastAsia"/>
          <w:sz w:val="24"/>
          <w:szCs w:val="28"/>
        </w:rPr>
        <w:t>构成</w:t>
      </w:r>
      <w:r w:rsidR="00301F2E">
        <w:rPr>
          <w:rFonts w:ascii="宋体" w:eastAsia="宋体" w:hAnsi="宋体" w:hint="eastAsia"/>
          <w:sz w:val="24"/>
          <w:szCs w:val="28"/>
        </w:rPr>
        <w:t>，</w:t>
      </w:r>
      <w:r w:rsidR="00301F2E" w:rsidRPr="00301F2E">
        <w:rPr>
          <w:rFonts w:ascii="宋体" w:eastAsia="宋体" w:hAnsi="宋体" w:hint="eastAsia"/>
          <w:sz w:val="24"/>
          <w:szCs w:val="28"/>
        </w:rPr>
        <w:t>至少包含一个反馈连接。</w:t>
      </w:r>
      <w:r>
        <w:rPr>
          <w:rFonts w:ascii="宋体" w:eastAsia="宋体" w:hAnsi="宋体" w:hint="eastAsia"/>
          <w:sz w:val="24"/>
          <w:szCs w:val="28"/>
        </w:rPr>
        <w:t>其中U为输入层到隐含层的连接权重矩阵，V为隐含层到输出层的连接权重矩阵，W为隐含层神经元之间的连接权重矩阵。</w:t>
      </w:r>
      <w:r w:rsidR="00301F2E" w:rsidRPr="00301F2E">
        <w:rPr>
          <w:rFonts w:ascii="宋体" w:eastAsia="宋体" w:hAnsi="宋体" w:hint="eastAsia"/>
          <w:sz w:val="24"/>
          <w:szCs w:val="28"/>
        </w:rPr>
        <w:t>因此，网络的激励可以沿着一个</w:t>
      </w:r>
      <w:r w:rsidR="00301F2E" w:rsidRPr="00301F2E">
        <w:rPr>
          <w:rFonts w:ascii="宋体" w:eastAsia="宋体" w:hAnsi="宋体"/>
          <w:sz w:val="24"/>
          <w:szCs w:val="28"/>
        </w:rPr>
        <w:t>loop进行流动。这种网络结构</w:t>
      </w:r>
      <w:r w:rsidR="00923657">
        <w:rPr>
          <w:rFonts w:ascii="宋体" w:eastAsia="宋体" w:hAnsi="宋体" w:hint="eastAsia"/>
          <w:sz w:val="24"/>
          <w:szCs w:val="28"/>
        </w:rPr>
        <w:t>的处理单元之间既有内部的反馈连接又有前向连接，比前馈神经网络具有更强的动态行为和计算能力，可以利用内部记忆来处理任意</w:t>
      </w:r>
      <w:r w:rsidR="00301F2E" w:rsidRPr="00301F2E">
        <w:rPr>
          <w:rFonts w:ascii="宋体" w:eastAsia="宋体" w:hAnsi="宋体"/>
          <w:sz w:val="24"/>
          <w:szCs w:val="28"/>
        </w:rPr>
        <w:t>时序</w:t>
      </w:r>
      <w:r w:rsidR="00923657">
        <w:rPr>
          <w:rFonts w:ascii="宋体" w:eastAsia="宋体" w:hAnsi="宋体" w:hint="eastAsia"/>
          <w:sz w:val="24"/>
          <w:szCs w:val="28"/>
        </w:rPr>
        <w:t>的输入序列</w:t>
      </w:r>
      <w:r w:rsidR="00301F2E" w:rsidRPr="00301F2E">
        <w:rPr>
          <w:rFonts w:ascii="宋体" w:eastAsia="宋体" w:hAnsi="宋体"/>
          <w:sz w:val="24"/>
          <w:szCs w:val="28"/>
        </w:rPr>
        <w:t>。</w:t>
      </w:r>
      <w:r w:rsidR="00923657">
        <w:rPr>
          <w:rFonts w:ascii="宋体" w:eastAsia="宋体" w:hAnsi="宋体" w:hint="eastAsia"/>
          <w:sz w:val="24"/>
          <w:szCs w:val="28"/>
        </w:rPr>
        <w:t>这种特点使它可以更容易地处理如不分段的手写识别、语音识别等。</w:t>
      </w:r>
    </w:p>
    <w:p w14:paraId="73EF5FC9" w14:textId="5505FD34" w:rsidR="008F3C2B" w:rsidRDefault="0049376A" w:rsidP="0049376A">
      <w:pPr>
        <w:spacing w:line="360" w:lineRule="auto"/>
        <w:jc w:val="center"/>
        <w:rPr>
          <w:rFonts w:ascii="宋体" w:eastAsia="宋体" w:hAnsi="宋体"/>
          <w:sz w:val="24"/>
          <w:szCs w:val="28"/>
        </w:rPr>
      </w:pPr>
      <w:r>
        <w:rPr>
          <w:noProof/>
        </w:rPr>
        <w:lastRenderedPageBreak/>
        <w:drawing>
          <wp:inline distT="0" distB="0" distL="0" distR="0" wp14:anchorId="24DF7C3D" wp14:editId="168F5BCF">
            <wp:extent cx="3807598" cy="212063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3811734" cy="2122933"/>
                    </a:xfrm>
                    <a:prstGeom prst="rect">
                      <a:avLst/>
                    </a:prstGeom>
                  </pic:spPr>
                </pic:pic>
              </a:graphicData>
            </a:graphic>
          </wp:inline>
        </w:drawing>
      </w:r>
    </w:p>
    <w:p w14:paraId="3B154DD3" w14:textId="34A199FC" w:rsidR="00966B88" w:rsidRPr="00966B88" w:rsidRDefault="00966B88" w:rsidP="00966B88">
      <w:pPr>
        <w:spacing w:line="360" w:lineRule="auto"/>
        <w:jc w:val="center"/>
        <w:rPr>
          <w:rFonts w:ascii="宋体" w:eastAsia="宋体" w:hAnsi="宋体"/>
          <w:sz w:val="18"/>
          <w:szCs w:val="20"/>
        </w:rPr>
      </w:pPr>
      <w:r w:rsidRPr="00966B88">
        <w:rPr>
          <w:rFonts w:ascii="宋体" w:eastAsia="宋体" w:hAnsi="宋体" w:hint="eastAsia"/>
          <w:sz w:val="18"/>
          <w:szCs w:val="20"/>
        </w:rPr>
        <w:t>图1</w:t>
      </w:r>
    </w:p>
    <w:p w14:paraId="68B0FB88" w14:textId="00B50799" w:rsidR="007D1F7B" w:rsidRDefault="00301F2E" w:rsidP="00301F2E">
      <w:pPr>
        <w:spacing w:line="360" w:lineRule="auto"/>
        <w:ind w:firstLineChars="200" w:firstLine="480"/>
        <w:rPr>
          <w:rFonts w:ascii="宋体" w:eastAsia="宋体" w:hAnsi="宋体"/>
          <w:sz w:val="24"/>
          <w:szCs w:val="28"/>
        </w:rPr>
      </w:pPr>
      <w:r>
        <w:rPr>
          <w:rFonts w:ascii="宋体" w:eastAsia="宋体" w:hAnsi="宋体" w:hint="eastAsia"/>
          <w:sz w:val="24"/>
          <w:szCs w:val="28"/>
        </w:rPr>
        <w:t>R</w:t>
      </w:r>
      <w:r>
        <w:rPr>
          <w:rFonts w:ascii="宋体" w:eastAsia="宋体" w:hAnsi="宋体"/>
          <w:sz w:val="24"/>
          <w:szCs w:val="28"/>
        </w:rPr>
        <w:t>NN</w:t>
      </w:r>
      <w:r>
        <w:rPr>
          <w:rFonts w:ascii="宋体" w:eastAsia="宋体" w:hAnsi="宋体" w:hint="eastAsia"/>
          <w:sz w:val="24"/>
          <w:szCs w:val="28"/>
        </w:rPr>
        <w:t>网络</w:t>
      </w:r>
      <w:r w:rsidR="009C2D7E">
        <w:rPr>
          <w:rFonts w:ascii="宋体" w:eastAsia="宋体" w:hAnsi="宋体" w:hint="eastAsia"/>
          <w:sz w:val="24"/>
          <w:szCs w:val="28"/>
        </w:rPr>
        <w:t>可以</w:t>
      </w:r>
      <w:r>
        <w:rPr>
          <w:rFonts w:ascii="宋体" w:eastAsia="宋体" w:hAnsi="宋体" w:hint="eastAsia"/>
          <w:sz w:val="24"/>
          <w:szCs w:val="28"/>
        </w:rPr>
        <w:t>采用通过时间反向传播（B</w:t>
      </w:r>
      <w:r>
        <w:rPr>
          <w:rFonts w:ascii="宋体" w:eastAsia="宋体" w:hAnsi="宋体"/>
          <w:sz w:val="24"/>
          <w:szCs w:val="28"/>
        </w:rPr>
        <w:t>ack Propagation Through Time</w:t>
      </w:r>
      <w:r>
        <w:rPr>
          <w:rFonts w:ascii="宋体" w:eastAsia="宋体" w:hAnsi="宋体" w:hint="eastAsia"/>
          <w:sz w:val="24"/>
          <w:szCs w:val="28"/>
        </w:rPr>
        <w:t>，</w:t>
      </w:r>
      <w:r>
        <w:rPr>
          <w:rFonts w:ascii="宋体" w:eastAsia="宋体" w:hAnsi="宋体"/>
          <w:sz w:val="24"/>
          <w:szCs w:val="28"/>
        </w:rPr>
        <w:t>BPTT</w:t>
      </w:r>
      <w:r>
        <w:rPr>
          <w:rFonts w:ascii="宋体" w:eastAsia="宋体" w:hAnsi="宋体" w:hint="eastAsia"/>
          <w:sz w:val="24"/>
          <w:szCs w:val="28"/>
        </w:rPr>
        <w:t>）算法按照以下步骤进行训练：①前向计算每个神经元的输出值；②反向计算每个神经元的误差项值，它是损失函数L对各个神经元的加权和的偏导数；③计算每个权重的梯度；④利用随机梯度下降算法沿时间轴更新权重。</w:t>
      </w:r>
      <w:r w:rsidR="001A0CB0">
        <w:rPr>
          <w:rFonts w:ascii="宋体" w:eastAsia="宋体" w:hAnsi="宋体" w:hint="eastAsia"/>
          <w:sz w:val="24"/>
          <w:szCs w:val="28"/>
        </w:rPr>
        <w:t>B</w:t>
      </w:r>
      <w:r w:rsidR="001A0CB0">
        <w:rPr>
          <w:rFonts w:ascii="宋体" w:eastAsia="宋体" w:hAnsi="宋体"/>
          <w:sz w:val="24"/>
          <w:szCs w:val="28"/>
        </w:rPr>
        <w:t>PTT</w:t>
      </w:r>
      <w:r w:rsidR="001A0CB0">
        <w:rPr>
          <w:rFonts w:ascii="宋体" w:eastAsia="宋体" w:hAnsi="宋体" w:hint="eastAsia"/>
          <w:sz w:val="24"/>
          <w:szCs w:val="28"/>
        </w:rPr>
        <w:t>算法的核心任务是计算目标函数对各参数的导数：</w:t>
      </w:r>
      <m:oMath>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∂W</m:t>
            </m:r>
          </m:den>
        </m:f>
      </m:oMath>
      <w:r w:rsidR="001A0CB0">
        <w:rPr>
          <w:rFonts w:ascii="宋体" w:eastAsia="宋体" w:hAnsi="宋体" w:hint="eastAsia"/>
          <w:sz w:val="24"/>
          <w:szCs w:val="28"/>
        </w:rPr>
        <w:t>、</w:t>
      </w:r>
      <m:oMath>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∂U</m:t>
            </m:r>
          </m:den>
        </m:f>
      </m:oMath>
      <w:r w:rsidR="008F3C2B">
        <w:rPr>
          <w:rFonts w:ascii="宋体" w:eastAsia="宋体" w:hAnsi="宋体" w:hint="eastAsia"/>
          <w:sz w:val="24"/>
          <w:szCs w:val="28"/>
        </w:rPr>
        <w:t>和</w:t>
      </w:r>
      <m:oMath>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∂V</m:t>
            </m:r>
          </m:den>
        </m:f>
      </m:oMath>
      <w:r w:rsidR="008F3C2B">
        <w:rPr>
          <w:rFonts w:ascii="宋体" w:eastAsia="宋体" w:hAnsi="宋体" w:hint="eastAsia"/>
          <w:sz w:val="24"/>
          <w:szCs w:val="28"/>
        </w:rPr>
        <w:t>。</w:t>
      </w:r>
    </w:p>
    <w:p w14:paraId="67D0B5A9" w14:textId="67679C31" w:rsidR="00155C3B" w:rsidRDefault="00505FFB" w:rsidP="00301F2E">
      <w:pPr>
        <w:spacing w:line="360" w:lineRule="auto"/>
        <w:ind w:firstLineChars="200" w:firstLine="480"/>
        <w:rPr>
          <w:rFonts w:ascii="宋体" w:eastAsia="宋体" w:hAnsi="宋体"/>
          <w:sz w:val="24"/>
          <w:szCs w:val="28"/>
        </w:rPr>
      </w:pPr>
      <w:r>
        <w:rPr>
          <w:rFonts w:ascii="宋体" w:eastAsia="宋体" w:hAnsi="宋体" w:hint="eastAsia"/>
          <w:sz w:val="24"/>
          <w:szCs w:val="28"/>
        </w:rPr>
        <w:t>R</w:t>
      </w:r>
      <w:r>
        <w:rPr>
          <w:rFonts w:ascii="宋体" w:eastAsia="宋体" w:hAnsi="宋体"/>
          <w:sz w:val="24"/>
          <w:szCs w:val="28"/>
        </w:rPr>
        <w:t>NN</w:t>
      </w:r>
      <w:r>
        <w:rPr>
          <w:rFonts w:ascii="宋体" w:eastAsia="宋体" w:hAnsi="宋体" w:hint="eastAsia"/>
          <w:sz w:val="24"/>
          <w:szCs w:val="28"/>
        </w:rPr>
        <w:t>网络和B</w:t>
      </w:r>
      <w:r>
        <w:rPr>
          <w:rFonts w:ascii="宋体" w:eastAsia="宋体" w:hAnsi="宋体"/>
          <w:sz w:val="24"/>
          <w:szCs w:val="28"/>
        </w:rPr>
        <w:t>PTT</w:t>
      </w:r>
      <w:r>
        <w:rPr>
          <w:rFonts w:ascii="宋体" w:eastAsia="宋体" w:hAnsi="宋体" w:hint="eastAsia"/>
          <w:sz w:val="24"/>
          <w:szCs w:val="28"/>
        </w:rPr>
        <w:t>算法难以在生物学上实现。因为R</w:t>
      </w:r>
      <w:r>
        <w:rPr>
          <w:rFonts w:ascii="宋体" w:eastAsia="宋体" w:hAnsi="宋体"/>
          <w:sz w:val="24"/>
          <w:szCs w:val="28"/>
        </w:rPr>
        <w:t>NN</w:t>
      </w:r>
      <w:r>
        <w:rPr>
          <w:rFonts w:ascii="宋体" w:eastAsia="宋体" w:hAnsi="宋体" w:hint="eastAsia"/>
          <w:sz w:val="24"/>
          <w:szCs w:val="28"/>
        </w:rPr>
        <w:t>网络是以数值的形式进行传播，而大脑是通过短的电脉冲或尖峰进行传播，所以在R</w:t>
      </w:r>
      <w:r>
        <w:rPr>
          <w:rFonts w:ascii="宋体" w:eastAsia="宋体" w:hAnsi="宋体"/>
          <w:sz w:val="24"/>
          <w:szCs w:val="28"/>
        </w:rPr>
        <w:t>NN</w:t>
      </w:r>
      <w:r>
        <w:rPr>
          <w:rFonts w:ascii="宋体" w:eastAsia="宋体" w:hAnsi="宋体" w:hint="eastAsia"/>
          <w:sz w:val="24"/>
          <w:szCs w:val="28"/>
        </w:rPr>
        <w:t>网络基础上采用脉冲神经元模型得到循环脉冲神经网络（R</w:t>
      </w:r>
      <w:r>
        <w:rPr>
          <w:rFonts w:ascii="宋体" w:eastAsia="宋体" w:hAnsi="宋体"/>
          <w:sz w:val="24"/>
          <w:szCs w:val="28"/>
        </w:rPr>
        <w:t>ecurrent Spik</w:t>
      </w:r>
      <w:r>
        <w:rPr>
          <w:rFonts w:ascii="宋体" w:eastAsia="宋体" w:hAnsi="宋体" w:hint="eastAsia"/>
          <w:sz w:val="24"/>
          <w:szCs w:val="28"/>
        </w:rPr>
        <w:t>ing</w:t>
      </w:r>
      <w:r>
        <w:rPr>
          <w:rFonts w:ascii="宋体" w:eastAsia="宋体" w:hAnsi="宋体"/>
          <w:sz w:val="24"/>
          <w:szCs w:val="28"/>
        </w:rPr>
        <w:t xml:space="preserve"> Neural Network</w:t>
      </w:r>
      <w:r>
        <w:rPr>
          <w:rFonts w:ascii="宋体" w:eastAsia="宋体" w:hAnsi="宋体" w:hint="eastAsia"/>
          <w:sz w:val="24"/>
          <w:szCs w:val="28"/>
        </w:rPr>
        <w:t>，R</w:t>
      </w:r>
      <w:r>
        <w:rPr>
          <w:rFonts w:ascii="宋体" w:eastAsia="宋体" w:hAnsi="宋体"/>
          <w:sz w:val="24"/>
          <w:szCs w:val="28"/>
        </w:rPr>
        <w:t>SNN</w:t>
      </w:r>
      <w:r>
        <w:rPr>
          <w:rFonts w:ascii="宋体" w:eastAsia="宋体" w:hAnsi="宋体" w:hint="eastAsia"/>
          <w:sz w:val="24"/>
          <w:szCs w:val="28"/>
        </w:rPr>
        <w:t>）。R</w:t>
      </w:r>
      <w:r>
        <w:rPr>
          <w:rFonts w:ascii="宋体" w:eastAsia="宋体" w:hAnsi="宋体"/>
          <w:sz w:val="24"/>
          <w:szCs w:val="28"/>
        </w:rPr>
        <w:t>SNN</w:t>
      </w:r>
      <w:r>
        <w:rPr>
          <w:rFonts w:ascii="宋体" w:eastAsia="宋体" w:hAnsi="宋体" w:hint="eastAsia"/>
          <w:sz w:val="24"/>
          <w:szCs w:val="28"/>
        </w:rPr>
        <w:t>网络是在B</w:t>
      </w:r>
      <w:r>
        <w:rPr>
          <w:rFonts w:ascii="宋体" w:eastAsia="宋体" w:hAnsi="宋体"/>
          <w:sz w:val="24"/>
          <w:szCs w:val="28"/>
        </w:rPr>
        <w:t>PTT</w:t>
      </w:r>
      <w:r w:rsidR="006B049A">
        <w:rPr>
          <w:rFonts w:ascii="宋体" w:eastAsia="宋体" w:hAnsi="宋体" w:hint="eastAsia"/>
          <w:sz w:val="24"/>
          <w:szCs w:val="28"/>
        </w:rPr>
        <w:t>算法</w:t>
      </w:r>
      <w:r>
        <w:rPr>
          <w:rFonts w:ascii="宋体" w:eastAsia="宋体" w:hAnsi="宋体" w:hint="eastAsia"/>
          <w:sz w:val="24"/>
          <w:szCs w:val="28"/>
        </w:rPr>
        <w:t>的基础上采用了梯度替代进行训练。但由于B</w:t>
      </w:r>
      <w:r>
        <w:rPr>
          <w:rFonts w:ascii="宋体" w:eastAsia="宋体" w:hAnsi="宋体"/>
          <w:sz w:val="24"/>
          <w:szCs w:val="28"/>
        </w:rPr>
        <w:t>PTT</w:t>
      </w:r>
      <w:r>
        <w:rPr>
          <w:rFonts w:ascii="宋体" w:eastAsia="宋体" w:hAnsi="宋体" w:hint="eastAsia"/>
          <w:sz w:val="24"/>
          <w:szCs w:val="28"/>
        </w:rPr>
        <w:t>需要不停追溯之前的时间点直到</w:t>
      </w:r>
      <w:r w:rsidR="006B049A">
        <w:rPr>
          <w:rFonts w:ascii="宋体" w:eastAsia="宋体" w:hAnsi="宋体" w:hint="eastAsia"/>
          <w:sz w:val="24"/>
          <w:szCs w:val="28"/>
        </w:rPr>
        <w:t>初始</w:t>
      </w:r>
      <w:r>
        <w:rPr>
          <w:rFonts w:ascii="宋体" w:eastAsia="宋体" w:hAnsi="宋体" w:hint="eastAsia"/>
          <w:sz w:val="24"/>
          <w:szCs w:val="28"/>
        </w:rPr>
        <w:t>时间点才更新权值，层数会随着时序的展开而加深，这将会出现梯度消失</w:t>
      </w:r>
      <w:r w:rsidR="006B049A">
        <w:rPr>
          <w:rFonts w:ascii="宋体" w:eastAsia="宋体" w:hAnsi="宋体" w:hint="eastAsia"/>
          <w:sz w:val="24"/>
          <w:szCs w:val="28"/>
        </w:rPr>
        <w:t>和训练时间太长</w:t>
      </w:r>
      <w:r>
        <w:rPr>
          <w:rFonts w:ascii="宋体" w:eastAsia="宋体" w:hAnsi="宋体" w:hint="eastAsia"/>
          <w:sz w:val="24"/>
          <w:szCs w:val="28"/>
        </w:rPr>
        <w:t>的问题，给网络训练带来了困难</w:t>
      </w:r>
      <w:r w:rsidR="006B049A">
        <w:rPr>
          <w:rFonts w:ascii="宋体" w:eastAsia="宋体" w:hAnsi="宋体" w:hint="eastAsia"/>
          <w:sz w:val="24"/>
          <w:szCs w:val="28"/>
        </w:rPr>
        <w:t>，也无助于我们理解大脑中的学习</w:t>
      </w:r>
      <w:r>
        <w:rPr>
          <w:rFonts w:ascii="宋体" w:eastAsia="宋体" w:hAnsi="宋体" w:hint="eastAsia"/>
          <w:sz w:val="24"/>
          <w:szCs w:val="28"/>
        </w:rPr>
        <w:t>。</w:t>
      </w:r>
    </w:p>
    <w:p w14:paraId="30B03905" w14:textId="79109F0C" w:rsidR="009C0173" w:rsidRDefault="00D76A68" w:rsidP="00D76A68">
      <w:pPr>
        <w:spacing w:line="360" w:lineRule="auto"/>
        <w:rPr>
          <w:rFonts w:ascii="宋体" w:eastAsia="宋体" w:hAnsi="宋体"/>
          <w:sz w:val="24"/>
          <w:szCs w:val="28"/>
        </w:rPr>
      </w:pPr>
      <w:r>
        <w:rPr>
          <w:rFonts w:ascii="宋体" w:eastAsia="宋体" w:hAnsi="宋体" w:hint="eastAsia"/>
          <w:sz w:val="24"/>
          <w:szCs w:val="28"/>
        </w:rPr>
        <w:t>二、</w:t>
      </w:r>
      <w:r w:rsidR="009C0173">
        <w:rPr>
          <w:rFonts w:ascii="宋体" w:eastAsia="宋体" w:hAnsi="宋体" w:hint="eastAsia"/>
          <w:sz w:val="24"/>
          <w:szCs w:val="28"/>
        </w:rPr>
        <w:t>建模小鼠</w:t>
      </w:r>
      <w:ins w:id="25" w:author="马 国庆" w:date="2022-11-23T00:08:00Z">
        <w:r w:rsidR="00F30921">
          <w:rPr>
            <w:rFonts w:ascii="宋体" w:eastAsia="宋体" w:hAnsi="宋体" w:hint="eastAsia"/>
            <w:sz w:val="24"/>
            <w:szCs w:val="28"/>
          </w:rPr>
          <w:t>及实验环境设计</w:t>
        </w:r>
      </w:ins>
    </w:p>
    <w:p w14:paraId="3EED5CB9" w14:textId="53D7260E" w:rsidR="00D76A68" w:rsidDel="008A53FE" w:rsidRDefault="008A53FE">
      <w:pPr>
        <w:spacing w:line="360" w:lineRule="auto"/>
        <w:jc w:val="center"/>
        <w:rPr>
          <w:del w:id="26" w:author="马 国庆" w:date="2022-11-22T23:48:00Z"/>
          <w:rFonts w:ascii="宋体" w:eastAsia="宋体" w:hAnsi="宋体"/>
          <w:sz w:val="24"/>
          <w:szCs w:val="28"/>
        </w:rPr>
        <w:pPrChange w:id="27" w:author="马 国庆" w:date="2022-11-22T23:50:00Z">
          <w:pPr>
            <w:spacing w:line="360" w:lineRule="auto"/>
          </w:pPr>
        </w:pPrChange>
      </w:pPr>
      <w:ins w:id="28" w:author="马 国庆" w:date="2022-11-22T23:48:00Z">
        <w:r>
          <w:rPr>
            <w:noProof/>
          </w:rPr>
          <w:lastRenderedPageBreak/>
          <w:drawing>
            <wp:inline distT="0" distB="0" distL="114300" distR="114300" wp14:anchorId="3C5F6443" wp14:editId="361EC69A">
              <wp:extent cx="2799471" cy="2397701"/>
              <wp:effectExtent l="0" t="0" r="0" b="0"/>
              <wp:docPr id="2" name="图片 2"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D"/>
                      <pic:cNvPicPr>
                        <a:picLocks noChangeAspect="1"/>
                      </pic:cNvPicPr>
                    </pic:nvPicPr>
                    <pic:blipFill>
                      <a:blip r:embed="rId9"/>
                      <a:stretch>
                        <a:fillRect/>
                      </a:stretch>
                    </pic:blipFill>
                    <pic:spPr>
                      <a:xfrm>
                        <a:off x="0" y="0"/>
                        <a:ext cx="2808444" cy="2405386"/>
                      </a:xfrm>
                      <a:prstGeom prst="rect">
                        <a:avLst/>
                      </a:prstGeom>
                    </pic:spPr>
                  </pic:pic>
                </a:graphicData>
              </a:graphic>
            </wp:inline>
          </w:drawing>
        </w:r>
      </w:ins>
      <w:del w:id="29" w:author="马 国庆" w:date="2022-11-22T23:48:00Z">
        <w:r w:rsidR="00D76A68" w:rsidDel="008A53FE">
          <w:rPr>
            <w:rFonts w:ascii="宋体" w:eastAsia="宋体" w:hAnsi="宋体" w:hint="eastAsia"/>
            <w:sz w:val="24"/>
            <w:szCs w:val="28"/>
          </w:rPr>
          <w:delText>【】</w:delText>
        </w:r>
      </w:del>
    </w:p>
    <w:p w14:paraId="7FDBB90E" w14:textId="77777777" w:rsidR="008A53FE" w:rsidRDefault="008A53FE">
      <w:pPr>
        <w:spacing w:line="360" w:lineRule="auto"/>
        <w:jc w:val="center"/>
        <w:rPr>
          <w:ins w:id="30" w:author="马 国庆" w:date="2022-11-22T23:49:00Z"/>
          <w:rFonts w:ascii="宋体" w:eastAsia="宋体" w:hAnsi="宋体"/>
          <w:sz w:val="24"/>
          <w:szCs w:val="28"/>
        </w:rPr>
        <w:pPrChange w:id="31" w:author="马 国庆" w:date="2022-11-22T23:50:00Z">
          <w:pPr>
            <w:spacing w:line="360" w:lineRule="auto"/>
          </w:pPr>
        </w:pPrChange>
      </w:pPr>
    </w:p>
    <w:p w14:paraId="429B6441" w14:textId="4D0F0208" w:rsidR="001B50EF" w:rsidRDefault="001B50EF" w:rsidP="001B50EF">
      <w:pPr>
        <w:spacing w:line="360" w:lineRule="auto"/>
        <w:jc w:val="center"/>
        <w:rPr>
          <w:ins w:id="32" w:author="马 国庆" w:date="2022-11-22T23:58:00Z"/>
          <w:rFonts w:ascii="宋体" w:eastAsia="宋体" w:hAnsi="宋体"/>
          <w:sz w:val="18"/>
          <w:szCs w:val="20"/>
        </w:rPr>
      </w:pPr>
      <w:ins w:id="33" w:author="马 国庆" w:date="2022-11-22T23:57:00Z">
        <w:r w:rsidRPr="00B321DD">
          <w:rPr>
            <w:rFonts w:ascii="宋体" w:eastAsia="宋体" w:hAnsi="宋体" w:hint="eastAsia"/>
            <w:sz w:val="18"/>
            <w:szCs w:val="20"/>
          </w:rPr>
          <w:t>图</w:t>
        </w:r>
      </w:ins>
      <w:ins w:id="34" w:author="马 国庆" w:date="2022-11-23T00:11:00Z">
        <w:r w:rsidR="008A2094">
          <w:rPr>
            <w:rFonts w:ascii="宋体" w:eastAsia="宋体" w:hAnsi="宋体" w:hint="eastAsia"/>
            <w:sz w:val="18"/>
            <w:szCs w:val="20"/>
          </w:rPr>
          <w:t>2</w:t>
        </w:r>
      </w:ins>
    </w:p>
    <w:p w14:paraId="404AC232" w14:textId="77777777" w:rsidR="001B50EF" w:rsidRPr="00006F23" w:rsidRDefault="001B50EF" w:rsidP="001B50EF">
      <w:pPr>
        <w:widowControl/>
        <w:ind w:firstLineChars="200" w:firstLine="480"/>
        <w:jc w:val="left"/>
        <w:rPr>
          <w:ins w:id="35" w:author="马 国庆" w:date="2022-11-22T23:58:00Z"/>
          <w:rFonts w:ascii="宋体" w:eastAsia="宋体" w:hAnsi="宋体"/>
          <w:sz w:val="24"/>
          <w:szCs w:val="28"/>
          <w:rPrChange w:id="36" w:author="马 国庆" w:date="2022-11-23T00:11:00Z">
            <w:rPr>
              <w:ins w:id="37" w:author="马 国庆" w:date="2022-11-22T23:58:00Z"/>
            </w:rPr>
          </w:rPrChange>
        </w:rPr>
      </w:pPr>
      <w:ins w:id="38" w:author="马 国庆" w:date="2022-11-22T23:58:00Z">
        <w:r w:rsidRPr="00006F23">
          <w:rPr>
            <w:rFonts w:ascii="宋体" w:eastAsia="宋体" w:hAnsi="宋体" w:hint="eastAsia"/>
            <w:sz w:val="24"/>
            <w:szCs w:val="28"/>
            <w:rPrChange w:id="39" w:author="马 国庆" w:date="2022-11-23T00:11:00Z">
              <w:rPr>
                <w:rFonts w:hint="eastAsia"/>
              </w:rPr>
            </w:rPrChange>
          </w:rPr>
          <w:t>我们建立了一个</w:t>
        </w:r>
        <w:r w:rsidRPr="00006F23">
          <w:rPr>
            <w:rFonts w:ascii="宋体" w:eastAsia="宋体" w:hAnsi="宋体"/>
            <w:sz w:val="24"/>
            <w:szCs w:val="28"/>
            <w:rPrChange w:id="40" w:author="马 国庆" w:date="2022-11-23T00:11:00Z">
              <w:rPr/>
            </w:rPrChange>
          </w:rPr>
          <w:t>T形迷宫的虚拟环境进行决策任务。当小鼠在T形迷宫中沿着主干臂移动，将接收到白色背景黑色圆点或者黑色背景白色圆点的视觉线索（前者对应左转，后者对应右转），当它到达T形路口时，它将视觉线索决定转向左臂还是右臂，当其转向正确对应的方向时，将得到糖水奖励。</w:t>
        </w:r>
      </w:ins>
    </w:p>
    <w:p w14:paraId="1BE348F6" w14:textId="77777777" w:rsidR="001B50EF" w:rsidRPr="00573143" w:rsidRDefault="001B50EF" w:rsidP="001B50EF">
      <w:pPr>
        <w:spacing w:line="360" w:lineRule="auto"/>
        <w:jc w:val="center"/>
        <w:rPr>
          <w:ins w:id="41" w:author="马 国庆" w:date="2022-11-22T23:57:00Z"/>
          <w:rFonts w:ascii="宋体" w:eastAsia="宋体" w:hAnsi="宋体"/>
          <w:sz w:val="24"/>
          <w:szCs w:val="28"/>
          <w:rPrChange w:id="42" w:author="马 国庆" w:date="2022-11-23T18:36:00Z">
            <w:rPr>
              <w:ins w:id="43" w:author="马 国庆" w:date="2022-11-22T23:57:00Z"/>
              <w:rFonts w:ascii="宋体" w:eastAsia="宋体" w:hAnsi="宋体"/>
              <w:sz w:val="18"/>
              <w:szCs w:val="20"/>
            </w:rPr>
          </w:rPrChange>
        </w:rPr>
      </w:pPr>
    </w:p>
    <w:p w14:paraId="2F500E5F" w14:textId="6B1228BE" w:rsidR="008A53FE" w:rsidRDefault="008A53FE" w:rsidP="008A53FE">
      <w:pPr>
        <w:spacing w:line="360" w:lineRule="auto"/>
        <w:jc w:val="center"/>
        <w:rPr>
          <w:ins w:id="44" w:author="马 国庆" w:date="2022-11-22T23:57:00Z"/>
          <w:rFonts w:ascii="宋体" w:eastAsia="宋体" w:hAnsi="宋体"/>
          <w:sz w:val="24"/>
          <w:szCs w:val="28"/>
        </w:rPr>
      </w:pPr>
      <w:ins w:id="45" w:author="马 国庆" w:date="2022-11-22T23:48:00Z">
        <w:r w:rsidRPr="00006F23">
          <w:rPr>
            <w:rFonts w:ascii="宋体" w:eastAsia="宋体" w:hAnsi="宋体"/>
            <w:noProof/>
            <w:sz w:val="24"/>
            <w:szCs w:val="28"/>
            <w:rPrChange w:id="46" w:author="马 国庆" w:date="2022-11-23T00:11:00Z">
              <w:rPr>
                <w:noProof/>
              </w:rPr>
            </w:rPrChange>
          </w:rPr>
          <w:drawing>
            <wp:inline distT="0" distB="0" distL="114300" distR="114300" wp14:anchorId="1124F575" wp14:editId="215077A0">
              <wp:extent cx="3080385" cy="2088215"/>
              <wp:effectExtent l="0" t="0" r="0" b="0"/>
              <wp:docPr id="4" name="图片 4" descr="图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B"/>
                      <pic:cNvPicPr>
                        <a:picLocks noChangeAspect="1"/>
                      </pic:cNvPicPr>
                    </pic:nvPicPr>
                    <pic:blipFill>
                      <a:blip r:embed="rId10"/>
                      <a:stretch>
                        <a:fillRect/>
                      </a:stretch>
                    </pic:blipFill>
                    <pic:spPr>
                      <a:xfrm>
                        <a:off x="0" y="0"/>
                        <a:ext cx="3082747" cy="2089816"/>
                      </a:xfrm>
                      <a:prstGeom prst="rect">
                        <a:avLst/>
                      </a:prstGeom>
                    </pic:spPr>
                  </pic:pic>
                </a:graphicData>
              </a:graphic>
            </wp:inline>
          </w:drawing>
        </w:r>
      </w:ins>
    </w:p>
    <w:p w14:paraId="7D67555B" w14:textId="5401AB8D" w:rsidR="001B50EF" w:rsidRPr="00006F23" w:rsidRDefault="001B50EF" w:rsidP="001B50EF">
      <w:pPr>
        <w:spacing w:line="360" w:lineRule="auto"/>
        <w:jc w:val="center"/>
        <w:rPr>
          <w:ins w:id="47" w:author="马 国庆" w:date="2022-11-23T00:00:00Z"/>
          <w:rFonts w:ascii="宋体" w:eastAsia="宋体" w:hAnsi="宋体"/>
          <w:sz w:val="18"/>
          <w:szCs w:val="20"/>
        </w:rPr>
      </w:pPr>
      <w:ins w:id="48" w:author="马 国庆" w:date="2022-11-22T23:57:00Z">
        <w:r w:rsidRPr="00006F23">
          <w:rPr>
            <w:rFonts w:ascii="宋体" w:eastAsia="宋体" w:hAnsi="宋体" w:hint="eastAsia"/>
            <w:sz w:val="18"/>
            <w:szCs w:val="20"/>
          </w:rPr>
          <w:t>图</w:t>
        </w:r>
      </w:ins>
      <w:ins w:id="49" w:author="马 国庆" w:date="2022-11-23T00:11:00Z">
        <w:r w:rsidR="008A2094">
          <w:rPr>
            <w:rFonts w:ascii="宋体" w:eastAsia="宋体" w:hAnsi="宋体" w:hint="eastAsia"/>
            <w:sz w:val="18"/>
            <w:szCs w:val="20"/>
          </w:rPr>
          <w:t>3</w:t>
        </w:r>
      </w:ins>
    </w:p>
    <w:p w14:paraId="1FA12DE5" w14:textId="32B9FC11" w:rsidR="00573143" w:rsidRPr="00573143" w:rsidRDefault="00573143" w:rsidP="00573143">
      <w:pPr>
        <w:widowControl/>
        <w:ind w:firstLineChars="200" w:firstLine="480"/>
        <w:jc w:val="left"/>
        <w:rPr>
          <w:ins w:id="50" w:author="马 国庆" w:date="2022-11-23T18:37:00Z"/>
          <w:rFonts w:ascii="宋体" w:eastAsia="宋体" w:hAnsi="宋体"/>
          <w:sz w:val="24"/>
          <w:szCs w:val="28"/>
          <w:rPrChange w:id="51" w:author="马 国庆" w:date="2022-11-23T18:37:00Z">
            <w:rPr>
              <w:ins w:id="52" w:author="马 国庆" w:date="2022-11-23T18:37:00Z"/>
            </w:rPr>
          </w:rPrChange>
        </w:rPr>
      </w:pPr>
      <w:ins w:id="53" w:author="马 国庆" w:date="2022-11-23T18:37:00Z">
        <w:r w:rsidRPr="00573143">
          <w:rPr>
            <w:rFonts w:ascii="宋体" w:eastAsia="宋体" w:hAnsi="宋体" w:hint="eastAsia"/>
            <w:sz w:val="24"/>
            <w:szCs w:val="28"/>
            <w:rPrChange w:id="54" w:author="马 国庆" w:date="2022-11-23T18:37:00Z">
              <w:rPr>
                <w:rFonts w:hint="eastAsia"/>
              </w:rPr>
            </w:rPrChange>
          </w:rPr>
          <w:t>而后我们将此决策任务转化为监督学习的</w:t>
        </w:r>
        <w:r w:rsidRPr="00573143">
          <w:rPr>
            <w:rFonts w:ascii="宋体" w:eastAsia="宋体" w:hAnsi="宋体"/>
            <w:sz w:val="24"/>
            <w:szCs w:val="28"/>
            <w:rPrChange w:id="55" w:author="马 国庆" w:date="2022-11-23T18:37:00Z">
              <w:rPr/>
            </w:rPrChange>
          </w:rPr>
          <w:t>SNN，模拟这一过程的认知计算。试验的前156ms，计算机接收模拟视觉线索的输入，经过200ms的延迟期（Delay Period）进行认知计算，最后决策转向左臂或右臂，不同于小鼠正确决策后会被给予奖励，计算机在每次试验结束之后仅会被告知选择是否正确。该网络模拟了小鼠的感知、工作记忆和决策行为。</w:t>
        </w:r>
      </w:ins>
    </w:p>
    <w:p w14:paraId="31A246A4" w14:textId="056A6BAF" w:rsidR="001B50EF" w:rsidRPr="00573143" w:rsidRDefault="001B50EF" w:rsidP="001B50EF">
      <w:pPr>
        <w:widowControl/>
        <w:ind w:firstLineChars="200" w:firstLine="480"/>
        <w:jc w:val="left"/>
        <w:rPr>
          <w:ins w:id="56" w:author="马 国庆" w:date="2022-11-23T00:00:00Z"/>
          <w:rFonts w:ascii="宋体" w:eastAsia="宋体" w:hAnsi="宋体"/>
          <w:sz w:val="24"/>
          <w:szCs w:val="28"/>
          <w:rPrChange w:id="57" w:author="马 国庆" w:date="2022-11-23T18:37:00Z">
            <w:rPr>
              <w:ins w:id="58" w:author="马 国庆" w:date="2022-11-23T00:00:00Z"/>
            </w:rPr>
          </w:rPrChange>
        </w:rPr>
      </w:pPr>
    </w:p>
    <w:p w14:paraId="5C3161AD" w14:textId="77777777" w:rsidR="001B50EF" w:rsidRPr="001B50EF" w:rsidRDefault="001B50EF" w:rsidP="001B50EF">
      <w:pPr>
        <w:spacing w:line="360" w:lineRule="auto"/>
        <w:jc w:val="center"/>
        <w:rPr>
          <w:ins w:id="59" w:author="马 国庆" w:date="2022-11-22T23:57:00Z"/>
          <w:rFonts w:ascii="宋体" w:eastAsia="宋体" w:hAnsi="宋体"/>
          <w:sz w:val="18"/>
          <w:szCs w:val="20"/>
        </w:rPr>
      </w:pPr>
    </w:p>
    <w:p w14:paraId="144A65A9" w14:textId="32B203C6" w:rsidR="001B50EF" w:rsidRDefault="001B50EF">
      <w:pPr>
        <w:spacing w:line="360" w:lineRule="auto"/>
        <w:jc w:val="center"/>
        <w:rPr>
          <w:ins w:id="60" w:author="马 国庆" w:date="2022-11-22T23:49:00Z"/>
          <w:rFonts w:ascii="宋体" w:eastAsia="宋体" w:hAnsi="宋体"/>
          <w:sz w:val="24"/>
          <w:szCs w:val="28"/>
        </w:rPr>
        <w:pPrChange w:id="61" w:author="马 国庆" w:date="2022-11-22T23:50:00Z">
          <w:pPr>
            <w:spacing w:line="360" w:lineRule="auto"/>
          </w:pPr>
        </w:pPrChange>
      </w:pPr>
      <w:ins w:id="62" w:author="马 国庆" w:date="2022-11-22T23:49:00Z">
        <w:r>
          <w:rPr>
            <w:noProof/>
          </w:rPr>
          <w:lastRenderedPageBreak/>
          <w:drawing>
            <wp:anchor distT="0" distB="0" distL="114300" distR="114300" simplePos="0" relativeHeight="251657728" behindDoc="0" locked="0" layoutInCell="1" allowOverlap="1" wp14:anchorId="1476F054" wp14:editId="1E2BF693">
              <wp:simplePos x="0" y="0"/>
              <wp:positionH relativeFrom="column">
                <wp:posOffset>227965</wp:posOffset>
              </wp:positionH>
              <wp:positionV relativeFrom="paragraph">
                <wp:posOffset>760469</wp:posOffset>
              </wp:positionV>
              <wp:extent cx="2668905" cy="1697990"/>
              <wp:effectExtent l="0" t="0" r="0" b="0"/>
              <wp:wrapTopAndBottom/>
              <wp:docPr id="5" name="图片 5" descr="视觉-脑-肌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视觉-脑-肌肉"/>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8905" cy="1697990"/>
                      </a:xfrm>
                      <a:prstGeom prst="rect">
                        <a:avLst/>
                      </a:prstGeom>
                    </pic:spPr>
                  </pic:pic>
                </a:graphicData>
              </a:graphic>
              <wp14:sizeRelH relativeFrom="margin">
                <wp14:pctWidth>0</wp14:pctWidth>
              </wp14:sizeRelH>
              <wp14:sizeRelV relativeFrom="margin">
                <wp14:pctHeight>0</wp14:pctHeight>
              </wp14:sizeRelV>
            </wp:anchor>
          </w:drawing>
        </w:r>
      </w:ins>
      <w:ins w:id="63" w:author="马 国庆" w:date="2022-11-22T23:53:00Z">
        <w:r>
          <w:rPr>
            <w:noProof/>
          </w:rPr>
          <w:drawing>
            <wp:anchor distT="0" distB="0" distL="114300" distR="114300" simplePos="0" relativeHeight="251676160" behindDoc="0" locked="0" layoutInCell="1" allowOverlap="1" wp14:anchorId="1E59B753" wp14:editId="767B4DA2">
              <wp:simplePos x="0" y="0"/>
              <wp:positionH relativeFrom="column">
                <wp:posOffset>2853690</wp:posOffset>
              </wp:positionH>
              <wp:positionV relativeFrom="paragraph">
                <wp:posOffset>375695</wp:posOffset>
              </wp:positionV>
              <wp:extent cx="2551430" cy="2671445"/>
              <wp:effectExtent l="0" t="0" r="0" b="0"/>
              <wp:wrapTopAndBottom/>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51430" cy="2671445"/>
                      </a:xfrm>
                      <a:prstGeom prst="rect">
                        <a:avLst/>
                      </a:prstGeom>
                    </pic:spPr>
                  </pic:pic>
                </a:graphicData>
              </a:graphic>
              <wp14:sizeRelH relativeFrom="margin">
                <wp14:pctWidth>0</wp14:pctWidth>
              </wp14:sizeRelH>
              <wp14:sizeRelV relativeFrom="margin">
                <wp14:pctHeight>0</wp14:pctHeight>
              </wp14:sizeRelV>
            </wp:anchor>
          </w:drawing>
        </w:r>
      </w:ins>
    </w:p>
    <w:p w14:paraId="18AA1EC8" w14:textId="6DA77D98" w:rsidR="00FB3F6A" w:rsidDel="001B50EF" w:rsidRDefault="00FB3F6A">
      <w:pPr>
        <w:spacing w:after="240" w:line="360" w:lineRule="auto"/>
        <w:jc w:val="center"/>
        <w:rPr>
          <w:del w:id="64" w:author="马 国庆" w:date="2022-11-22T23:57:00Z"/>
          <w:moveTo w:id="65" w:author="马 国庆" w:date="2022-11-22T23:53:00Z"/>
          <w:rFonts w:ascii="宋体" w:eastAsia="宋体" w:hAnsi="宋体"/>
          <w:sz w:val="24"/>
          <w:szCs w:val="28"/>
        </w:rPr>
        <w:pPrChange w:id="66" w:author="马 国庆" w:date="2022-11-22T23:55:00Z">
          <w:pPr>
            <w:spacing w:line="360" w:lineRule="auto"/>
            <w:jc w:val="center"/>
          </w:pPr>
        </w:pPrChange>
      </w:pPr>
      <w:moveToRangeStart w:id="67" w:author="马 国庆" w:date="2022-11-22T23:53:00Z" w:name="move120053645"/>
    </w:p>
    <w:p w14:paraId="516B9A86" w14:textId="5496E69F" w:rsidR="00FB3F6A" w:rsidRDefault="00FB3F6A" w:rsidP="00FB3F6A">
      <w:pPr>
        <w:spacing w:line="360" w:lineRule="auto"/>
        <w:jc w:val="center"/>
        <w:rPr>
          <w:ins w:id="68" w:author="马 国庆" w:date="2022-11-23T18:37:00Z"/>
          <w:rFonts w:ascii="宋体" w:eastAsia="宋体" w:hAnsi="宋体"/>
          <w:sz w:val="18"/>
          <w:szCs w:val="20"/>
        </w:rPr>
      </w:pPr>
      <w:moveTo w:id="69" w:author="马 国庆" w:date="2022-11-22T23:53:00Z">
        <w:r w:rsidRPr="00B321DD">
          <w:rPr>
            <w:rFonts w:ascii="宋体" w:eastAsia="宋体" w:hAnsi="宋体" w:hint="eastAsia"/>
            <w:sz w:val="18"/>
            <w:szCs w:val="20"/>
          </w:rPr>
          <w:t>图</w:t>
        </w:r>
        <w:del w:id="70" w:author="马 国庆" w:date="2022-11-23T00:11:00Z">
          <w:r w:rsidRPr="00B321DD" w:rsidDel="008A2094">
            <w:rPr>
              <w:rFonts w:ascii="宋体" w:eastAsia="宋体" w:hAnsi="宋体" w:hint="eastAsia"/>
              <w:sz w:val="18"/>
              <w:szCs w:val="20"/>
            </w:rPr>
            <w:delText>？</w:delText>
          </w:r>
        </w:del>
      </w:moveTo>
      <w:ins w:id="71" w:author="马 国庆" w:date="2022-11-23T00:11:00Z">
        <w:r w:rsidR="008A2094">
          <w:rPr>
            <w:rFonts w:ascii="宋体" w:eastAsia="宋体" w:hAnsi="宋体" w:hint="eastAsia"/>
            <w:sz w:val="18"/>
            <w:szCs w:val="20"/>
          </w:rPr>
          <w:t>4</w:t>
        </w:r>
      </w:ins>
    </w:p>
    <w:p w14:paraId="67163DB5" w14:textId="77777777" w:rsidR="00573143" w:rsidRPr="00573143" w:rsidRDefault="00573143" w:rsidP="00573143">
      <w:pPr>
        <w:widowControl/>
        <w:ind w:firstLineChars="200" w:firstLine="480"/>
        <w:jc w:val="left"/>
        <w:rPr>
          <w:ins w:id="72" w:author="马 国庆" w:date="2022-11-23T18:37:00Z"/>
          <w:rFonts w:ascii="宋体" w:eastAsia="宋体" w:hAnsi="宋体"/>
          <w:sz w:val="24"/>
          <w:szCs w:val="28"/>
          <w:rPrChange w:id="73" w:author="马 国庆" w:date="2022-11-23T18:37:00Z">
            <w:rPr>
              <w:ins w:id="74" w:author="马 国庆" w:date="2022-11-23T18:37:00Z"/>
            </w:rPr>
          </w:rPrChange>
        </w:rPr>
      </w:pPr>
      <w:ins w:id="75" w:author="马 国庆" w:date="2022-11-23T18:37:00Z">
        <w:r w:rsidRPr="00573143">
          <w:rPr>
            <w:rFonts w:ascii="宋体" w:eastAsia="宋体" w:hAnsi="宋体" w:hint="eastAsia"/>
            <w:sz w:val="24"/>
            <w:szCs w:val="28"/>
            <w:rPrChange w:id="76" w:author="马 国庆" w:date="2022-11-23T18:37:00Z">
              <w:rPr>
                <w:rFonts w:hint="eastAsia"/>
              </w:rPr>
            </w:rPrChange>
          </w:rPr>
          <w:t>视网膜结构接收视觉信息，传递到初级视觉皮层，通过背腹侧通路进行信息处理和决策，决策信息通过脊髓下行支配肌肉，做出运动行为。神经网络的输入层模拟视觉信息的接收，隐藏层对应大脑的视觉信息处理过程，输出层则体现决策结果。</w:t>
        </w:r>
      </w:ins>
    </w:p>
    <w:p w14:paraId="3C1A3BC0" w14:textId="77777777" w:rsidR="00573143" w:rsidRPr="00573143" w:rsidRDefault="00573143" w:rsidP="00FB3F6A">
      <w:pPr>
        <w:spacing w:line="360" w:lineRule="auto"/>
        <w:jc w:val="center"/>
        <w:rPr>
          <w:moveTo w:id="77" w:author="马 国庆" w:date="2022-11-22T23:53:00Z"/>
          <w:rFonts w:ascii="宋体" w:eastAsia="宋体" w:hAnsi="宋体"/>
          <w:sz w:val="18"/>
          <w:szCs w:val="20"/>
        </w:rPr>
      </w:pPr>
    </w:p>
    <w:moveToRangeEnd w:id="67"/>
    <w:p w14:paraId="24066869" w14:textId="2813E58A" w:rsidR="008A53FE" w:rsidRDefault="008A53FE">
      <w:pPr>
        <w:spacing w:line="360" w:lineRule="auto"/>
        <w:jc w:val="center"/>
        <w:rPr>
          <w:ins w:id="78" w:author="马 国庆" w:date="2022-11-22T23:48:00Z"/>
          <w:rFonts w:ascii="宋体" w:eastAsia="宋体" w:hAnsi="宋体"/>
          <w:sz w:val="24"/>
          <w:szCs w:val="28"/>
        </w:rPr>
        <w:pPrChange w:id="79" w:author="马 国庆" w:date="2022-11-22T23:50:00Z">
          <w:pPr>
            <w:spacing w:line="360" w:lineRule="auto"/>
          </w:pPr>
        </w:pPrChange>
      </w:pPr>
    </w:p>
    <w:p w14:paraId="76B18BB4" w14:textId="77777777" w:rsidR="008A53FE" w:rsidRDefault="008A53FE" w:rsidP="00D76A68">
      <w:pPr>
        <w:spacing w:line="360" w:lineRule="auto"/>
        <w:rPr>
          <w:ins w:id="80" w:author="马 国庆" w:date="2022-11-22T23:48:00Z"/>
          <w:rFonts w:ascii="宋体" w:eastAsia="宋体" w:hAnsi="宋体"/>
          <w:sz w:val="24"/>
          <w:szCs w:val="28"/>
        </w:rPr>
      </w:pPr>
    </w:p>
    <w:p w14:paraId="0D4789FE" w14:textId="6A0C932D" w:rsidR="00CB773E" w:rsidRDefault="00CB773E" w:rsidP="00D76A68">
      <w:pPr>
        <w:spacing w:line="360" w:lineRule="auto"/>
        <w:rPr>
          <w:rFonts w:ascii="宋体" w:eastAsia="宋体" w:hAnsi="宋体"/>
          <w:sz w:val="24"/>
          <w:szCs w:val="28"/>
        </w:rPr>
      </w:pPr>
      <w:r>
        <w:rPr>
          <w:rFonts w:ascii="宋体" w:eastAsia="宋体" w:hAnsi="宋体" w:hint="eastAsia"/>
          <w:sz w:val="24"/>
          <w:szCs w:val="28"/>
        </w:rPr>
        <w:t>三、e</w:t>
      </w:r>
      <w:r>
        <w:rPr>
          <w:rFonts w:ascii="宋体" w:eastAsia="宋体" w:hAnsi="宋体"/>
          <w:sz w:val="24"/>
          <w:szCs w:val="28"/>
        </w:rPr>
        <w:t>-</w:t>
      </w:r>
      <w:r>
        <w:rPr>
          <w:rFonts w:ascii="宋体" w:eastAsia="宋体" w:hAnsi="宋体" w:hint="eastAsia"/>
          <w:sz w:val="24"/>
          <w:szCs w:val="28"/>
        </w:rPr>
        <w:t>prop算法</w:t>
      </w:r>
    </w:p>
    <w:p w14:paraId="4695883C" w14:textId="6E2BD07D" w:rsidR="00CB773E" w:rsidRDefault="00D347DE" w:rsidP="0049376A">
      <w:pPr>
        <w:spacing w:line="360" w:lineRule="auto"/>
        <w:ind w:firstLineChars="200" w:firstLine="480"/>
        <w:rPr>
          <w:rFonts w:ascii="宋体" w:eastAsia="宋体" w:hAnsi="宋体"/>
          <w:sz w:val="24"/>
          <w:szCs w:val="28"/>
        </w:rPr>
      </w:pPr>
      <w:r w:rsidRPr="00D347DE">
        <w:rPr>
          <w:rFonts w:ascii="宋体" w:eastAsia="宋体" w:hAnsi="宋体" w:hint="eastAsia"/>
          <w:sz w:val="24"/>
          <w:szCs w:val="28"/>
        </w:rPr>
        <w:t>来自神经科学的两个实验数据流提供了大脑中在线网络学习</w:t>
      </w:r>
      <w:del w:id="81" w:author="马 国庆" w:date="2022-11-22T22:56:00Z">
        <w:r w:rsidRPr="00D347DE" w:rsidDel="00D76B6E">
          <w:rPr>
            <w:rFonts w:ascii="宋体" w:eastAsia="宋体" w:hAnsi="宋体" w:hint="eastAsia"/>
            <w:sz w:val="24"/>
            <w:szCs w:val="28"/>
          </w:rPr>
          <w:delText>组织</w:delText>
        </w:r>
      </w:del>
      <w:r w:rsidRPr="00D347DE">
        <w:rPr>
          <w:rFonts w:ascii="宋体" w:eastAsia="宋体" w:hAnsi="宋体" w:hint="eastAsia"/>
          <w:sz w:val="24"/>
          <w:szCs w:val="28"/>
        </w:rPr>
        <w:t>的线索：</w:t>
      </w:r>
      <w:r>
        <w:rPr>
          <w:rFonts w:ascii="Times New Roman" w:eastAsia="宋体" w:hAnsi="Times New Roman" w:hint="eastAsia"/>
          <w:sz w:val="24"/>
          <w:szCs w:val="28"/>
        </w:rPr>
        <w:t>①</w:t>
      </w:r>
      <w:r w:rsidRPr="007F51D1">
        <w:rPr>
          <w:rFonts w:ascii="Times New Roman" w:eastAsia="宋体" w:hAnsi="Times New Roman" w:hint="eastAsia"/>
          <w:sz w:val="24"/>
          <w:szCs w:val="28"/>
        </w:rPr>
        <w:t>大脑中的神经元在分子水平上保持先前活动的痕迹，例如，以钙离子或激活的</w:t>
      </w:r>
      <w:r w:rsidRPr="007F51D1">
        <w:rPr>
          <w:rFonts w:ascii="Times New Roman" w:eastAsia="宋体" w:hAnsi="Times New Roman"/>
          <w:sz w:val="24"/>
          <w:szCs w:val="28"/>
        </w:rPr>
        <w:t>CaMKII</w:t>
      </w:r>
      <w:r w:rsidRPr="007F51D1">
        <w:rPr>
          <w:rFonts w:ascii="Times New Roman" w:eastAsia="宋体" w:hAnsi="Times New Roman"/>
          <w:sz w:val="24"/>
          <w:szCs w:val="28"/>
        </w:rPr>
        <w:t>酶的形式。特别是，它们对突触前神经元先于突触后神经元放电的事件保持着衰退的记忆，如果随后出现自上而下的学习信号，会诱导突触可塑性。此类痕迹通常被称为</w:t>
      </w:r>
      <w:r w:rsidR="00B36A71">
        <w:rPr>
          <w:rFonts w:ascii="Times New Roman" w:eastAsia="宋体" w:hAnsi="Times New Roman" w:hint="eastAsia"/>
          <w:sz w:val="24"/>
          <w:szCs w:val="28"/>
        </w:rPr>
        <w:t>资格</w:t>
      </w:r>
      <w:r w:rsidRPr="007F51D1">
        <w:rPr>
          <w:rFonts w:ascii="Times New Roman" w:eastAsia="宋体" w:hAnsi="Times New Roman"/>
          <w:sz w:val="24"/>
          <w:szCs w:val="28"/>
        </w:rPr>
        <w:t>迹。</w:t>
      </w:r>
      <w:r>
        <w:rPr>
          <w:rFonts w:ascii="Times New Roman" w:eastAsia="宋体" w:hAnsi="Times New Roman" w:hint="eastAsia"/>
          <w:sz w:val="24"/>
          <w:szCs w:val="28"/>
        </w:rPr>
        <w:t>②</w:t>
      </w:r>
      <w:r w:rsidRPr="007F51D1">
        <w:rPr>
          <w:rFonts w:ascii="Times New Roman" w:eastAsia="宋体" w:hAnsi="Times New Roman"/>
          <w:sz w:val="24"/>
          <w:szCs w:val="28"/>
        </w:rPr>
        <w:t>在大脑中，存在大量自上而下的信号，如多巴胺、乙酰胆碱和与错误相关的消极性相关的神经放电，这些信号将行为结果告知</w:t>
      </w:r>
      <w:r>
        <w:rPr>
          <w:rFonts w:ascii="Times New Roman" w:eastAsia="宋体" w:hAnsi="Times New Roman" w:hint="eastAsia"/>
          <w:sz w:val="24"/>
          <w:szCs w:val="28"/>
        </w:rPr>
        <w:t>局部</w:t>
      </w:r>
      <w:r w:rsidRPr="007F51D1">
        <w:rPr>
          <w:rFonts w:ascii="Times New Roman" w:eastAsia="宋体" w:hAnsi="Times New Roman"/>
          <w:sz w:val="24"/>
          <w:szCs w:val="28"/>
        </w:rPr>
        <w:t>的神经元群体。此外，已经发现多巴胺信号对不同的神经元目标群体具有特异性，而不是全局性的。在我们的学习模型中，我</w:t>
      </w:r>
      <w:r w:rsidRPr="007F51D1">
        <w:rPr>
          <w:rFonts w:ascii="Times New Roman" w:eastAsia="宋体" w:hAnsi="Times New Roman" w:hint="eastAsia"/>
          <w:sz w:val="24"/>
          <w:szCs w:val="28"/>
        </w:rPr>
        <w:t>们将这种自上而下的信号称为学习信号。</w:t>
      </w:r>
      <w:r w:rsidR="00684C32">
        <w:rPr>
          <w:rFonts w:ascii="宋体" w:eastAsia="宋体" w:hAnsi="宋体" w:hint="eastAsia"/>
          <w:sz w:val="24"/>
          <w:szCs w:val="28"/>
        </w:rPr>
        <w:t>通过查阅文献，我们在参考文献</w:t>
      </w:r>
      <w:del w:id="82" w:author="马 国庆" w:date="2022-11-23T18:57:00Z">
        <w:r w:rsidR="00684C32" w:rsidDel="001F48BB">
          <w:rPr>
            <w:rFonts w:ascii="宋体" w:eastAsia="宋体" w:hAnsi="宋体" w:hint="eastAsia"/>
            <w:sz w:val="24"/>
            <w:szCs w:val="28"/>
          </w:rPr>
          <w:delText>【】</w:delText>
        </w:r>
      </w:del>
      <w:ins w:id="83" w:author="马 国庆" w:date="2022-11-23T18:57:00Z">
        <w:r w:rsidR="001F48BB">
          <w:rPr>
            <w:rFonts w:ascii="宋体" w:eastAsia="宋体" w:hAnsi="宋体" w:hint="eastAsia"/>
            <w:sz w:val="24"/>
            <w:szCs w:val="28"/>
          </w:rPr>
          <w:t>[</w:t>
        </w:r>
        <w:r w:rsidR="001F48BB">
          <w:rPr>
            <w:rFonts w:ascii="宋体" w:eastAsia="宋体" w:hAnsi="宋体"/>
            <w:sz w:val="24"/>
            <w:szCs w:val="28"/>
          </w:rPr>
          <w:t>1]</w:t>
        </w:r>
      </w:ins>
      <w:r w:rsidR="00684C32">
        <w:rPr>
          <w:rFonts w:ascii="宋体" w:eastAsia="宋体" w:hAnsi="宋体" w:hint="eastAsia"/>
          <w:sz w:val="24"/>
          <w:szCs w:val="28"/>
        </w:rPr>
        <w:t>上学习了一种e</w:t>
      </w:r>
      <w:r w:rsidR="00684C32">
        <w:rPr>
          <w:rFonts w:ascii="宋体" w:eastAsia="宋体" w:hAnsi="宋体"/>
          <w:sz w:val="24"/>
          <w:szCs w:val="28"/>
        </w:rPr>
        <w:t>-prop</w:t>
      </w:r>
      <w:r w:rsidR="00684C32">
        <w:rPr>
          <w:rFonts w:ascii="宋体" w:eastAsia="宋体" w:hAnsi="宋体" w:hint="eastAsia"/>
          <w:sz w:val="24"/>
          <w:szCs w:val="28"/>
        </w:rPr>
        <w:t>算法，</w:t>
      </w:r>
      <w:r w:rsidR="00684C32" w:rsidRPr="00684C32">
        <w:rPr>
          <w:rFonts w:ascii="宋体" w:eastAsia="宋体" w:hAnsi="宋体" w:hint="eastAsia"/>
          <w:sz w:val="24"/>
          <w:szCs w:val="28"/>
        </w:rPr>
        <w:t>将局部</w:t>
      </w:r>
      <w:r w:rsidR="00B36A71">
        <w:rPr>
          <w:rFonts w:ascii="宋体" w:eastAsia="宋体" w:hAnsi="宋体" w:hint="eastAsia"/>
          <w:sz w:val="24"/>
          <w:szCs w:val="28"/>
        </w:rPr>
        <w:t>资格迹</w:t>
      </w:r>
      <w:r w:rsidR="00684C32" w:rsidRPr="00684C32">
        <w:rPr>
          <w:rFonts w:ascii="宋体" w:eastAsia="宋体" w:hAnsi="宋体" w:hint="eastAsia"/>
          <w:sz w:val="24"/>
          <w:szCs w:val="28"/>
        </w:rPr>
        <w:t>和自上而下的学习信号进行最佳组合，而不需要通</w:t>
      </w:r>
      <w:r w:rsidR="00684C32" w:rsidRPr="00684C32">
        <w:rPr>
          <w:rFonts w:ascii="宋体" w:eastAsia="宋体" w:hAnsi="宋体" w:hint="eastAsia"/>
          <w:sz w:val="24"/>
          <w:szCs w:val="28"/>
        </w:rPr>
        <w:lastRenderedPageBreak/>
        <w:t>过时间对信号进行反向</w:t>
      </w:r>
      <w:r w:rsidR="00684C32">
        <w:rPr>
          <w:rFonts w:ascii="宋体" w:eastAsia="宋体" w:hAnsi="宋体" w:hint="eastAsia"/>
          <w:sz w:val="24"/>
          <w:szCs w:val="28"/>
        </w:rPr>
        <w:t>传播</w:t>
      </w:r>
      <w:r w:rsidR="00684C32" w:rsidRPr="00684C32">
        <w:rPr>
          <w:rFonts w:ascii="宋体" w:eastAsia="宋体" w:hAnsi="宋体" w:hint="eastAsia"/>
          <w:sz w:val="24"/>
          <w:szCs w:val="28"/>
        </w:rPr>
        <w:t>。</w:t>
      </w:r>
    </w:p>
    <w:p w14:paraId="7198396A" w14:textId="4E27652F" w:rsidR="00CB773E" w:rsidRDefault="0049376A" w:rsidP="0049376A">
      <w:pPr>
        <w:spacing w:line="360" w:lineRule="auto"/>
        <w:jc w:val="center"/>
        <w:rPr>
          <w:rFonts w:ascii="宋体" w:eastAsia="宋体" w:hAnsi="宋体"/>
          <w:sz w:val="24"/>
          <w:szCs w:val="28"/>
        </w:rPr>
      </w:pPr>
      <w:r>
        <w:rPr>
          <w:noProof/>
        </w:rPr>
        <w:drawing>
          <wp:inline distT="0" distB="0" distL="0" distR="0" wp14:anchorId="62C6B4E6" wp14:editId="4CDF8C76">
            <wp:extent cx="3941648" cy="1928588"/>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946182" cy="1930806"/>
                    </a:xfrm>
                    <a:prstGeom prst="rect">
                      <a:avLst/>
                    </a:prstGeom>
                  </pic:spPr>
                </pic:pic>
              </a:graphicData>
            </a:graphic>
          </wp:inline>
        </w:drawing>
      </w:r>
    </w:p>
    <w:p w14:paraId="5861898D" w14:textId="74B78A61" w:rsidR="00B321DD" w:rsidRPr="00B321DD" w:rsidRDefault="00B321DD" w:rsidP="0049376A">
      <w:pPr>
        <w:spacing w:line="360" w:lineRule="auto"/>
        <w:jc w:val="center"/>
        <w:rPr>
          <w:rFonts w:ascii="宋体" w:eastAsia="宋体" w:hAnsi="宋体"/>
          <w:sz w:val="18"/>
          <w:szCs w:val="20"/>
        </w:rPr>
      </w:pPr>
      <w:r w:rsidRPr="00B321DD">
        <w:rPr>
          <w:rFonts w:ascii="宋体" w:eastAsia="宋体" w:hAnsi="宋体" w:hint="eastAsia"/>
          <w:sz w:val="18"/>
          <w:szCs w:val="20"/>
        </w:rPr>
        <w:t>图</w:t>
      </w:r>
      <w:del w:id="84" w:author="马 国庆" w:date="2022-11-23T00:11:00Z">
        <w:r w:rsidDel="008A2094">
          <w:rPr>
            <w:rFonts w:ascii="宋体" w:eastAsia="宋体" w:hAnsi="宋体" w:hint="eastAsia"/>
            <w:sz w:val="18"/>
            <w:szCs w:val="20"/>
          </w:rPr>
          <w:delText>？</w:delText>
        </w:r>
      </w:del>
      <w:ins w:id="85" w:author="马 国庆" w:date="2022-11-23T00:11:00Z">
        <w:r w:rsidR="008A2094">
          <w:rPr>
            <w:rFonts w:ascii="宋体" w:eastAsia="宋体" w:hAnsi="宋体" w:hint="eastAsia"/>
            <w:sz w:val="18"/>
            <w:szCs w:val="20"/>
          </w:rPr>
          <w:t>5</w:t>
        </w:r>
      </w:ins>
    </w:p>
    <w:p w14:paraId="40638FEF" w14:textId="03426BF8" w:rsidR="00CB773E" w:rsidDel="00FB3F6A" w:rsidRDefault="0049376A" w:rsidP="0049376A">
      <w:pPr>
        <w:spacing w:line="360" w:lineRule="auto"/>
        <w:jc w:val="center"/>
        <w:rPr>
          <w:moveFrom w:id="86" w:author="马 国庆" w:date="2022-11-22T23:53:00Z"/>
          <w:rFonts w:ascii="宋体" w:eastAsia="宋体" w:hAnsi="宋体"/>
          <w:sz w:val="24"/>
          <w:szCs w:val="28"/>
        </w:rPr>
      </w:pPr>
      <w:moveFromRangeStart w:id="87" w:author="马 国庆" w:date="2022-11-22T23:53:00Z" w:name="move120053645"/>
      <w:moveFrom w:id="88" w:author="马 国庆" w:date="2022-11-22T23:53:00Z">
        <w:r w:rsidDel="00FB3F6A">
          <w:rPr>
            <w:noProof/>
          </w:rPr>
          <w:drawing>
            <wp:inline distT="0" distB="0" distL="0" distR="0" wp14:anchorId="2E563EC6" wp14:editId="069C0828">
              <wp:extent cx="2912012" cy="3049444"/>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18965" cy="3056725"/>
                      </a:xfrm>
                      <a:prstGeom prst="rect">
                        <a:avLst/>
                      </a:prstGeom>
                    </pic:spPr>
                  </pic:pic>
                </a:graphicData>
              </a:graphic>
            </wp:inline>
          </w:drawing>
        </w:r>
      </w:moveFrom>
    </w:p>
    <w:p w14:paraId="42CE87CD" w14:textId="4EBD4F86" w:rsidR="00B321DD" w:rsidRPr="00B321DD" w:rsidDel="00FB3F6A" w:rsidRDefault="00B321DD" w:rsidP="0049376A">
      <w:pPr>
        <w:spacing w:line="360" w:lineRule="auto"/>
        <w:jc w:val="center"/>
        <w:rPr>
          <w:moveFrom w:id="89" w:author="马 国庆" w:date="2022-11-22T23:53:00Z"/>
          <w:rFonts w:ascii="宋体" w:eastAsia="宋体" w:hAnsi="宋体"/>
          <w:sz w:val="18"/>
          <w:szCs w:val="20"/>
        </w:rPr>
      </w:pPr>
      <w:moveFrom w:id="90" w:author="马 国庆" w:date="2022-11-22T23:53:00Z">
        <w:r w:rsidRPr="00B321DD" w:rsidDel="00FB3F6A">
          <w:rPr>
            <w:rFonts w:ascii="宋体" w:eastAsia="宋体" w:hAnsi="宋体" w:hint="eastAsia"/>
            <w:sz w:val="18"/>
            <w:szCs w:val="20"/>
          </w:rPr>
          <w:t>图？</w:t>
        </w:r>
      </w:moveFrom>
    </w:p>
    <w:moveFromRangeEnd w:id="87"/>
    <w:p w14:paraId="30E113D2" w14:textId="09886031" w:rsidR="00807E39" w:rsidRPr="007F51D1" w:rsidRDefault="009B596F" w:rsidP="00807E39">
      <w:pPr>
        <w:spacing w:line="360" w:lineRule="auto"/>
        <w:ind w:firstLineChars="200" w:firstLine="480"/>
        <w:rPr>
          <w:rFonts w:ascii="Times New Roman" w:eastAsia="宋体" w:hAnsi="Times New Roman"/>
          <w:sz w:val="24"/>
          <w:szCs w:val="28"/>
        </w:rPr>
      </w:pPr>
      <w:r>
        <w:rPr>
          <w:rFonts w:ascii="Times New Roman" w:eastAsia="宋体" w:hAnsi="Times New Roman" w:hint="eastAsia"/>
          <w:sz w:val="24"/>
          <w:szCs w:val="28"/>
        </w:rPr>
        <w:t>用一个</w:t>
      </w:r>
      <w:r w:rsidR="00807E39" w:rsidRPr="007F51D1">
        <w:rPr>
          <w:rFonts w:ascii="Times New Roman" w:eastAsia="宋体" w:hAnsi="Times New Roman"/>
          <w:sz w:val="24"/>
          <w:szCs w:val="28"/>
        </w:rPr>
        <w:t>二进制变量</w:t>
      </w:r>
      <m:oMath>
        <m:sSubSup>
          <m:sSubSupPr>
            <m:ctrlPr>
              <w:rPr>
                <w:rFonts w:ascii="Cambria Math" w:eastAsia="宋体" w:hAnsi="Cambria Math"/>
                <w:sz w:val="24"/>
                <w:szCs w:val="28"/>
              </w:rPr>
            </m:ctrlPr>
          </m:sSubSupPr>
          <m:e>
            <m:r>
              <w:rPr>
                <w:rFonts w:ascii="Cambria Math" w:eastAsia="宋体" w:hAnsi="Cambria Math"/>
                <w:sz w:val="24"/>
                <w:szCs w:val="28"/>
              </w:rPr>
              <m:t>z</m:t>
            </m:r>
          </m:e>
          <m:sub>
            <m:r>
              <w:rPr>
                <w:rFonts w:ascii="Cambria Math" w:eastAsia="宋体" w:hAnsi="Cambria Math" w:hint="eastAsia"/>
                <w:sz w:val="24"/>
                <w:szCs w:val="28"/>
              </w:rPr>
              <m:t>j</m:t>
            </m:r>
          </m:sub>
          <m:sup>
            <m:r>
              <w:rPr>
                <w:rFonts w:ascii="Cambria Math" w:eastAsia="宋体" w:hAnsi="Cambria Math" w:hint="eastAsia"/>
                <w:sz w:val="24"/>
                <w:szCs w:val="28"/>
              </w:rPr>
              <m:t>t</m:t>
            </m:r>
          </m:sup>
        </m:sSubSup>
      </m:oMath>
      <w:r>
        <w:rPr>
          <w:rFonts w:ascii="Times New Roman" w:eastAsia="宋体" w:hAnsi="Times New Roman" w:hint="eastAsia"/>
          <w:sz w:val="24"/>
          <w:szCs w:val="28"/>
        </w:rPr>
        <w:t>表示神经元发放的</w:t>
      </w:r>
      <w:r w:rsidRPr="007F51D1">
        <w:rPr>
          <w:rFonts w:ascii="Times New Roman" w:eastAsia="宋体" w:hAnsi="Times New Roman"/>
          <w:sz w:val="24"/>
          <w:szCs w:val="28"/>
        </w:rPr>
        <w:t>尖峰</w:t>
      </w:r>
      <w:r>
        <w:rPr>
          <w:rFonts w:ascii="Times New Roman" w:eastAsia="宋体" w:hAnsi="Times New Roman" w:hint="eastAsia"/>
          <w:sz w:val="24"/>
          <w:szCs w:val="28"/>
        </w:rPr>
        <w:t>信号</w:t>
      </w:r>
      <w:r w:rsidR="00807E39" w:rsidRPr="007F51D1">
        <w:rPr>
          <w:rFonts w:ascii="Times New Roman" w:eastAsia="宋体" w:hAnsi="Times New Roman"/>
          <w:sz w:val="24"/>
          <w:szCs w:val="28"/>
        </w:rPr>
        <w:t>，如果神经元</w:t>
      </w:r>
      <w:r w:rsidR="00807E39" w:rsidRPr="007F51D1">
        <w:rPr>
          <w:rFonts w:ascii="Times New Roman" w:eastAsia="宋体" w:hAnsi="Times New Roman"/>
          <w:sz w:val="24"/>
          <w:szCs w:val="28"/>
        </w:rPr>
        <w:t>j</w:t>
      </w:r>
      <w:r w:rsidR="00807E39" w:rsidRPr="007F51D1">
        <w:rPr>
          <w:rFonts w:ascii="Times New Roman" w:eastAsia="宋体" w:hAnsi="Times New Roman"/>
          <w:sz w:val="24"/>
          <w:szCs w:val="28"/>
        </w:rPr>
        <w:t>在时间</w:t>
      </w:r>
      <w:r w:rsidR="00807E39" w:rsidRPr="007F51D1">
        <w:rPr>
          <w:rFonts w:ascii="Times New Roman" w:eastAsia="宋体" w:hAnsi="Times New Roman"/>
          <w:sz w:val="24"/>
          <w:szCs w:val="28"/>
        </w:rPr>
        <w:t>t</w:t>
      </w:r>
      <w:r w:rsidR="00807E39" w:rsidRPr="007F51D1">
        <w:rPr>
          <w:rFonts w:ascii="Times New Roman" w:eastAsia="宋体" w:hAnsi="Times New Roman"/>
          <w:sz w:val="24"/>
          <w:szCs w:val="28"/>
        </w:rPr>
        <w:t>激发，则</w:t>
      </w:r>
      <m:oMath>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hint="eastAsia"/>
                <w:sz w:val="24"/>
                <w:szCs w:val="28"/>
              </w:rPr>
              <m:t>j</m:t>
            </m:r>
          </m:sub>
          <m:sup>
            <m:r>
              <w:rPr>
                <w:rFonts w:ascii="Cambria Math" w:eastAsia="宋体" w:hAnsi="Cambria Math" w:hint="eastAsia"/>
                <w:sz w:val="24"/>
                <w:szCs w:val="28"/>
              </w:rPr>
              <m:t>t</m:t>
            </m:r>
          </m:sup>
        </m:sSubSup>
      </m:oMath>
      <w:r w:rsidR="00807E39" w:rsidRPr="007F51D1">
        <w:rPr>
          <w:rFonts w:ascii="Times New Roman" w:eastAsia="宋体" w:hAnsi="Times New Roman"/>
          <w:sz w:val="24"/>
          <w:szCs w:val="28"/>
        </w:rPr>
        <w:t>为</w:t>
      </w:r>
      <w:r w:rsidR="00807E39" w:rsidRPr="007F51D1">
        <w:rPr>
          <w:rFonts w:ascii="Times New Roman" w:eastAsia="宋体" w:hAnsi="Times New Roman"/>
          <w:sz w:val="24"/>
          <w:szCs w:val="28"/>
        </w:rPr>
        <w:t>1</w:t>
      </w:r>
      <w:r w:rsidR="00807E39" w:rsidRPr="007F51D1">
        <w:rPr>
          <w:rFonts w:ascii="Times New Roman" w:eastAsia="宋体" w:hAnsi="Times New Roman"/>
          <w:sz w:val="24"/>
          <w:szCs w:val="28"/>
        </w:rPr>
        <w:t>，否则为</w:t>
      </w:r>
      <w:r w:rsidR="00807E39" w:rsidRPr="007F51D1">
        <w:rPr>
          <w:rFonts w:ascii="Times New Roman" w:eastAsia="宋体" w:hAnsi="Times New Roman"/>
          <w:sz w:val="24"/>
          <w:szCs w:val="28"/>
        </w:rPr>
        <w:t>0</w:t>
      </w:r>
      <w:r w:rsidR="00807E39" w:rsidRPr="007F51D1">
        <w:rPr>
          <w:rFonts w:ascii="Times New Roman" w:eastAsia="宋体" w:hAnsi="Times New Roman"/>
          <w:sz w:val="24"/>
          <w:szCs w:val="28"/>
        </w:rPr>
        <w:t>。在模型中，通常让</w:t>
      </w:r>
      <w:r w:rsidR="00807E39" w:rsidRPr="007F51D1">
        <w:rPr>
          <w:rFonts w:ascii="Times New Roman" w:eastAsia="宋体" w:hAnsi="Times New Roman"/>
          <w:sz w:val="24"/>
          <w:szCs w:val="28"/>
        </w:rPr>
        <w:t>t</w:t>
      </w:r>
      <w:r w:rsidR="00807E39" w:rsidRPr="007F51D1">
        <w:rPr>
          <w:rFonts w:ascii="Times New Roman" w:eastAsia="宋体" w:hAnsi="Times New Roman"/>
          <w:sz w:val="24"/>
          <w:szCs w:val="28"/>
        </w:rPr>
        <w:t>在小的离散时间步长变化</w:t>
      </w:r>
      <w:r w:rsidR="00807E39">
        <w:rPr>
          <w:rFonts w:ascii="Times New Roman" w:eastAsia="宋体" w:hAnsi="Times New Roman" w:hint="eastAsia"/>
          <w:sz w:val="24"/>
          <w:szCs w:val="28"/>
        </w:rPr>
        <w:t>，</w:t>
      </w:r>
      <w:r w:rsidR="00807E39" w:rsidRPr="007F51D1">
        <w:rPr>
          <w:rFonts w:ascii="Times New Roman" w:eastAsia="宋体" w:hAnsi="Times New Roman"/>
          <w:sz w:val="24"/>
          <w:szCs w:val="28"/>
        </w:rPr>
        <w:t>例如</w:t>
      </w:r>
      <w:r w:rsidR="00807E39" w:rsidRPr="007F51D1">
        <w:rPr>
          <w:rFonts w:ascii="Times New Roman" w:eastAsia="宋体" w:hAnsi="Times New Roman"/>
          <w:sz w:val="24"/>
          <w:szCs w:val="28"/>
        </w:rPr>
        <w:t>1ms</w:t>
      </w:r>
      <w:r w:rsidR="00807E39" w:rsidRPr="007F51D1">
        <w:rPr>
          <w:rFonts w:ascii="Times New Roman" w:eastAsia="宋体" w:hAnsi="Times New Roman"/>
          <w:sz w:val="24"/>
          <w:szCs w:val="28"/>
        </w:rPr>
        <w:t>。网络学习的目标是找到使给定损失函数</w:t>
      </w:r>
      <w:r w:rsidR="00807E39" w:rsidRPr="007F51D1">
        <w:rPr>
          <w:rFonts w:ascii="Times New Roman" w:eastAsia="宋体" w:hAnsi="Times New Roman"/>
          <w:sz w:val="24"/>
          <w:szCs w:val="28"/>
        </w:rPr>
        <w:t>E</w:t>
      </w:r>
      <w:r w:rsidR="00807E39" w:rsidRPr="007F51D1">
        <w:rPr>
          <w:rFonts w:ascii="Times New Roman" w:eastAsia="宋体" w:hAnsi="Times New Roman"/>
          <w:sz w:val="24"/>
          <w:szCs w:val="28"/>
        </w:rPr>
        <w:t>最小化的突触权重</w:t>
      </w:r>
      <w:r w:rsidR="00807E39" w:rsidRPr="007F51D1">
        <w:rPr>
          <w:rFonts w:ascii="Times New Roman" w:eastAsia="宋体" w:hAnsi="Times New Roman"/>
          <w:sz w:val="24"/>
          <w:szCs w:val="28"/>
        </w:rPr>
        <w:t>W</w:t>
      </w:r>
      <w:r w:rsidR="00807E39" w:rsidRPr="007F51D1">
        <w:rPr>
          <w:rFonts w:ascii="Times New Roman" w:eastAsia="宋体" w:hAnsi="Times New Roman"/>
          <w:sz w:val="24"/>
          <w:szCs w:val="28"/>
        </w:rPr>
        <w:t>。</w:t>
      </w:r>
      <w:r>
        <w:rPr>
          <w:rFonts w:ascii="Times New Roman" w:eastAsia="宋体" w:hAnsi="Times New Roman" w:hint="eastAsia"/>
          <w:sz w:val="24"/>
          <w:szCs w:val="28"/>
        </w:rPr>
        <w:t>损失函数</w:t>
      </w:r>
      <w:r w:rsidR="00807E39" w:rsidRPr="007F51D1">
        <w:rPr>
          <w:rFonts w:ascii="Times New Roman" w:eastAsia="宋体" w:hAnsi="Times New Roman"/>
          <w:sz w:val="24"/>
          <w:szCs w:val="28"/>
        </w:rPr>
        <w:t>E</w:t>
      </w:r>
      <w:r w:rsidR="00807E39" w:rsidRPr="007F51D1">
        <w:rPr>
          <w:rFonts w:ascii="Times New Roman" w:eastAsia="宋体" w:hAnsi="Times New Roman"/>
          <w:sz w:val="24"/>
          <w:szCs w:val="28"/>
        </w:rPr>
        <w:t>在回归或分类学习的情况下测量每个输出神经元</w:t>
      </w:r>
      <w:r w:rsidR="00807E39" w:rsidRPr="007F51D1">
        <w:rPr>
          <w:rFonts w:ascii="Times New Roman" w:eastAsia="宋体" w:hAnsi="Times New Roman"/>
          <w:sz w:val="24"/>
          <w:szCs w:val="28"/>
        </w:rPr>
        <w:t>k</w:t>
      </w:r>
      <w:r w:rsidR="00807E39" w:rsidRPr="007F51D1">
        <w:rPr>
          <w:rFonts w:ascii="Times New Roman" w:eastAsia="宋体" w:hAnsi="Times New Roman"/>
          <w:sz w:val="24"/>
          <w:szCs w:val="28"/>
        </w:rPr>
        <w:t>在时间</w:t>
      </w:r>
      <w:r w:rsidR="00807E39" w:rsidRPr="007F51D1">
        <w:rPr>
          <w:rFonts w:ascii="Times New Roman" w:eastAsia="宋体" w:hAnsi="Times New Roman"/>
          <w:sz w:val="24"/>
          <w:szCs w:val="28"/>
        </w:rPr>
        <w:t>t</w:t>
      </w:r>
      <w:r w:rsidR="00807E39" w:rsidRPr="007F51D1">
        <w:rPr>
          <w:rFonts w:ascii="Times New Roman" w:eastAsia="宋体" w:hAnsi="Times New Roman"/>
          <w:sz w:val="24"/>
          <w:szCs w:val="28"/>
        </w:rPr>
        <w:t>的实际输出</w:t>
      </w:r>
      <m:oMath>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hint="eastAsia"/>
                <w:sz w:val="24"/>
                <w:szCs w:val="28"/>
              </w:rPr>
              <m:t>k</m:t>
            </m:r>
          </m:sub>
          <m:sup>
            <m:r>
              <w:rPr>
                <w:rFonts w:ascii="Cambria Math" w:eastAsia="宋体" w:hAnsi="Cambria Math" w:hint="eastAsia"/>
                <w:sz w:val="24"/>
                <w:szCs w:val="28"/>
              </w:rPr>
              <m:t>t</m:t>
            </m:r>
          </m:sup>
        </m:sSubSup>
      </m:oMath>
      <w:r w:rsidR="00807E39" w:rsidRPr="007F51D1">
        <w:rPr>
          <w:rFonts w:ascii="Times New Roman" w:eastAsia="宋体" w:hAnsi="Times New Roman"/>
          <w:sz w:val="24"/>
          <w:szCs w:val="28"/>
        </w:rPr>
        <w:t>与其给定目标值</w:t>
      </w:r>
      <m:oMath>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hint="eastAsia"/>
                <w:sz w:val="24"/>
                <w:szCs w:val="28"/>
              </w:rPr>
              <m:t>k</m:t>
            </m:r>
          </m:sub>
          <m:sup>
            <m:r>
              <w:rPr>
                <w:rFonts w:ascii="Cambria Math" w:eastAsia="宋体" w:hAnsi="Cambria Math"/>
                <w:sz w:val="24"/>
                <w:szCs w:val="28"/>
              </w:rPr>
              <m:t>*,</m:t>
            </m:r>
            <m:r>
              <w:rPr>
                <w:rFonts w:ascii="Cambria Math" w:eastAsia="宋体" w:hAnsi="Cambria Math" w:hint="eastAsia"/>
                <w:sz w:val="24"/>
                <w:szCs w:val="28"/>
              </w:rPr>
              <m:t>t</m:t>
            </m:r>
          </m:sup>
        </m:sSubSup>
      </m:oMath>
      <w:r w:rsidR="00807E39" w:rsidRPr="007F51D1">
        <w:rPr>
          <w:rFonts w:ascii="Times New Roman" w:eastAsia="宋体" w:hAnsi="Times New Roman"/>
          <w:sz w:val="24"/>
          <w:szCs w:val="28"/>
        </w:rPr>
        <w:t>的偏差</w:t>
      </w:r>
      <w:r>
        <w:rPr>
          <w:rFonts w:ascii="Times New Roman" w:eastAsia="宋体" w:hAnsi="Times New Roman" w:hint="eastAsia"/>
          <w:sz w:val="24"/>
          <w:szCs w:val="28"/>
        </w:rPr>
        <w:t>；</w:t>
      </w:r>
      <w:r w:rsidR="00807E39" w:rsidRPr="007F51D1">
        <w:rPr>
          <w:rFonts w:ascii="Times New Roman" w:eastAsia="宋体" w:hAnsi="Times New Roman"/>
          <w:sz w:val="24"/>
          <w:szCs w:val="28"/>
        </w:rPr>
        <w:t>在</w:t>
      </w:r>
      <w:r>
        <w:rPr>
          <w:rFonts w:ascii="Times New Roman" w:eastAsia="宋体" w:hAnsi="Times New Roman" w:hint="eastAsia"/>
          <w:sz w:val="24"/>
          <w:szCs w:val="28"/>
        </w:rPr>
        <w:t>强化学习（</w:t>
      </w:r>
      <w:r>
        <w:rPr>
          <w:rFonts w:ascii="Times New Roman" w:eastAsia="宋体" w:hAnsi="Times New Roman" w:hint="eastAsia"/>
          <w:sz w:val="24"/>
          <w:szCs w:val="28"/>
        </w:rPr>
        <w:t>R</w:t>
      </w:r>
      <w:r>
        <w:rPr>
          <w:rFonts w:ascii="Times New Roman" w:eastAsia="宋体" w:hAnsi="Times New Roman"/>
          <w:sz w:val="24"/>
          <w:szCs w:val="28"/>
        </w:rPr>
        <w:t>einforcement Learning</w:t>
      </w:r>
      <w:r>
        <w:rPr>
          <w:rFonts w:ascii="Times New Roman" w:eastAsia="宋体" w:hAnsi="Times New Roman" w:hint="eastAsia"/>
          <w:sz w:val="24"/>
          <w:szCs w:val="28"/>
        </w:rPr>
        <w:t>，</w:t>
      </w:r>
      <w:r>
        <w:rPr>
          <w:rFonts w:ascii="Times New Roman" w:eastAsia="宋体" w:hAnsi="Times New Roman" w:hint="eastAsia"/>
          <w:sz w:val="24"/>
          <w:szCs w:val="28"/>
        </w:rPr>
        <w:t>R</w:t>
      </w:r>
      <w:r>
        <w:rPr>
          <w:rFonts w:ascii="Times New Roman" w:eastAsia="宋体" w:hAnsi="Times New Roman"/>
          <w:sz w:val="24"/>
          <w:szCs w:val="28"/>
        </w:rPr>
        <w:t>L</w:t>
      </w:r>
      <w:r>
        <w:rPr>
          <w:rFonts w:ascii="Times New Roman" w:eastAsia="宋体" w:hAnsi="Times New Roman" w:hint="eastAsia"/>
          <w:sz w:val="24"/>
          <w:szCs w:val="28"/>
        </w:rPr>
        <w:t>）</w:t>
      </w:r>
      <w:r w:rsidR="00807E39" w:rsidRPr="007F51D1">
        <w:rPr>
          <w:rFonts w:ascii="Times New Roman" w:eastAsia="宋体" w:hAnsi="Times New Roman"/>
          <w:sz w:val="24"/>
          <w:szCs w:val="28"/>
        </w:rPr>
        <w:t>中</w:t>
      </w:r>
      <w:r>
        <w:rPr>
          <w:rFonts w:ascii="Times New Roman" w:eastAsia="宋体" w:hAnsi="Times New Roman" w:hint="eastAsia"/>
          <w:sz w:val="24"/>
          <w:szCs w:val="28"/>
        </w:rPr>
        <w:t>则</w:t>
      </w:r>
      <w:r w:rsidR="00807E39" w:rsidRPr="007F51D1">
        <w:rPr>
          <w:rFonts w:ascii="Times New Roman" w:eastAsia="宋体" w:hAnsi="Times New Roman"/>
          <w:sz w:val="24"/>
          <w:szCs w:val="28"/>
        </w:rPr>
        <w:t>衡量当前</w:t>
      </w:r>
      <w:r>
        <w:rPr>
          <w:rFonts w:ascii="Times New Roman" w:eastAsia="宋体" w:hAnsi="Times New Roman" w:hint="eastAsia"/>
          <w:sz w:val="24"/>
          <w:szCs w:val="28"/>
        </w:rPr>
        <w:t>决策行为</w:t>
      </w:r>
      <w:r w:rsidR="00807E39" w:rsidRPr="007F51D1">
        <w:rPr>
          <w:rFonts w:ascii="Times New Roman" w:eastAsia="宋体" w:hAnsi="Times New Roman"/>
          <w:sz w:val="24"/>
          <w:szCs w:val="28"/>
        </w:rPr>
        <w:t>的不足，以</w:t>
      </w:r>
      <w:r>
        <w:rPr>
          <w:rFonts w:ascii="Times New Roman" w:eastAsia="宋体" w:hAnsi="Times New Roman" w:hint="eastAsia"/>
          <w:sz w:val="24"/>
          <w:szCs w:val="28"/>
        </w:rPr>
        <w:t>实现获取最多</w:t>
      </w:r>
      <w:r w:rsidR="00807E39" w:rsidRPr="007F51D1">
        <w:rPr>
          <w:rFonts w:ascii="Times New Roman" w:eastAsia="宋体" w:hAnsi="Times New Roman"/>
          <w:sz w:val="24"/>
          <w:szCs w:val="28"/>
        </w:rPr>
        <w:t>奖励</w:t>
      </w:r>
      <w:r>
        <w:rPr>
          <w:rFonts w:ascii="Times New Roman" w:eastAsia="宋体" w:hAnsi="Times New Roman" w:hint="eastAsia"/>
          <w:sz w:val="24"/>
          <w:szCs w:val="28"/>
        </w:rPr>
        <w:t>的目的</w:t>
      </w:r>
      <w:r w:rsidR="00807E39" w:rsidRPr="007F51D1">
        <w:rPr>
          <w:rFonts w:ascii="Times New Roman" w:eastAsia="宋体" w:hAnsi="Times New Roman"/>
          <w:sz w:val="24"/>
          <w:szCs w:val="28"/>
        </w:rPr>
        <w:t>。</w:t>
      </w:r>
    </w:p>
    <w:p w14:paraId="438461C9" w14:textId="1D42868B" w:rsidR="00807E39" w:rsidRDefault="00807E39" w:rsidP="00600415">
      <w:pPr>
        <w:spacing w:line="360" w:lineRule="auto"/>
        <w:ind w:firstLineChars="200" w:firstLine="480"/>
        <w:rPr>
          <w:rFonts w:ascii="Times New Roman" w:eastAsia="宋体" w:hAnsi="Times New Roman"/>
          <w:sz w:val="24"/>
          <w:szCs w:val="28"/>
        </w:rPr>
      </w:pPr>
      <w:r w:rsidRPr="007F51D1">
        <w:rPr>
          <w:rFonts w:ascii="Times New Roman" w:eastAsia="宋体" w:hAnsi="Times New Roman" w:hint="eastAsia"/>
          <w:sz w:val="24"/>
          <w:szCs w:val="28"/>
        </w:rPr>
        <w:t>从神经元</w:t>
      </w:r>
      <w:r w:rsidRPr="007F51D1">
        <w:rPr>
          <w:rFonts w:ascii="Times New Roman" w:eastAsia="宋体" w:hAnsi="Times New Roman"/>
          <w:sz w:val="24"/>
          <w:szCs w:val="28"/>
        </w:rPr>
        <w:t>i</w:t>
      </w:r>
      <w:r w:rsidRPr="007F51D1">
        <w:rPr>
          <w:rFonts w:ascii="Times New Roman" w:eastAsia="宋体" w:hAnsi="Times New Roman"/>
          <w:sz w:val="24"/>
          <w:szCs w:val="28"/>
        </w:rPr>
        <w:t>到神经元</w:t>
      </w:r>
      <w:r w:rsidRPr="007F51D1">
        <w:rPr>
          <w:rFonts w:ascii="Times New Roman" w:eastAsia="宋体" w:hAnsi="Times New Roman"/>
          <w:sz w:val="24"/>
          <w:szCs w:val="28"/>
        </w:rPr>
        <w:t>j</w:t>
      </w:r>
      <w:r w:rsidRPr="007F51D1">
        <w:rPr>
          <w:rFonts w:ascii="Times New Roman" w:eastAsia="宋体" w:hAnsi="Times New Roman"/>
          <w:sz w:val="24"/>
          <w:szCs w:val="28"/>
        </w:rPr>
        <w:t>的突触的权重</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hint="eastAsia"/>
                <w:sz w:val="24"/>
                <w:szCs w:val="28"/>
              </w:rPr>
              <m:t>ji</m:t>
            </m:r>
          </m:sub>
        </m:sSub>
      </m:oMath>
      <w:r w:rsidRPr="007F51D1">
        <w:rPr>
          <w:rFonts w:ascii="Times New Roman" w:eastAsia="宋体" w:hAnsi="Times New Roman"/>
          <w:sz w:val="24"/>
          <w:szCs w:val="28"/>
        </w:rPr>
        <w:t>的梯度</w:t>
      </w:r>
      <m:oMath>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oMath>
      <w:r w:rsidRPr="007F51D1">
        <w:rPr>
          <w:rFonts w:ascii="Times New Roman" w:eastAsia="宋体" w:hAnsi="Times New Roman"/>
          <w:sz w:val="24"/>
          <w:szCs w:val="28"/>
        </w:rPr>
        <w:t>告诉我们应该如何改变该权重以减少</w:t>
      </w:r>
      <w:r w:rsidRPr="007F51D1">
        <w:rPr>
          <w:rFonts w:ascii="Times New Roman" w:eastAsia="宋体" w:hAnsi="Times New Roman"/>
          <w:sz w:val="24"/>
          <w:szCs w:val="28"/>
        </w:rPr>
        <w:t>E</w:t>
      </w:r>
      <w:r w:rsidRPr="007F51D1">
        <w:rPr>
          <w:rFonts w:ascii="Times New Roman" w:eastAsia="宋体" w:hAnsi="Times New Roman"/>
          <w:sz w:val="24"/>
          <w:szCs w:val="28"/>
        </w:rPr>
        <w:t>。原则上</w:t>
      </w:r>
      <w:r w:rsidR="009B596F">
        <w:rPr>
          <w:rFonts w:ascii="Times New Roman" w:eastAsia="宋体" w:hAnsi="Times New Roman" w:hint="eastAsia"/>
          <w:sz w:val="24"/>
          <w:szCs w:val="28"/>
        </w:rPr>
        <w:t>，在</w:t>
      </w:r>
      <w:r w:rsidRPr="007F51D1">
        <w:rPr>
          <w:rFonts w:ascii="Times New Roman" w:eastAsia="宋体" w:hAnsi="Times New Roman"/>
          <w:sz w:val="24"/>
          <w:szCs w:val="28"/>
        </w:rPr>
        <w:t>尖峰</w:t>
      </w:r>
      <w:r w:rsidR="009B596F">
        <w:rPr>
          <w:rFonts w:ascii="Times New Roman" w:eastAsia="宋体" w:hAnsi="Times New Roman" w:hint="eastAsia"/>
          <w:sz w:val="24"/>
          <w:szCs w:val="28"/>
        </w:rPr>
        <w:t>合适</w:t>
      </w:r>
      <w:r w:rsidRPr="007F51D1">
        <w:rPr>
          <w:rFonts w:ascii="Times New Roman" w:eastAsia="宋体" w:hAnsi="Times New Roman"/>
          <w:sz w:val="24"/>
          <w:szCs w:val="28"/>
        </w:rPr>
        <w:t>伪导数</w:t>
      </w:r>
      <w:del w:id="91" w:author="马 国庆" w:date="2022-11-22T22:59:00Z">
        <w:r w:rsidRPr="007F51D1" w:rsidDel="00BC139E">
          <w:rPr>
            <w:rFonts w:ascii="Times New Roman" w:eastAsia="宋体" w:hAnsi="Times New Roman" w:hint="eastAsia"/>
            <w:sz w:val="24"/>
            <w:szCs w:val="28"/>
          </w:rPr>
          <w:delText>的帮助下</w:delText>
        </w:r>
      </w:del>
      <w:ins w:id="92" w:author="马 国庆" w:date="2022-11-22T22:59:00Z">
        <w:r w:rsidR="00BC139E">
          <w:rPr>
            <w:rFonts w:ascii="Times New Roman" w:eastAsia="宋体" w:hAnsi="Times New Roman" w:hint="eastAsia"/>
            <w:sz w:val="24"/>
            <w:szCs w:val="28"/>
          </w:rPr>
          <w:t>时</w:t>
        </w:r>
      </w:ins>
      <w:r w:rsidRPr="007F51D1">
        <w:rPr>
          <w:rFonts w:ascii="Times New Roman" w:eastAsia="宋体" w:hAnsi="Times New Roman" w:hint="eastAsia"/>
          <w:sz w:val="24"/>
          <w:szCs w:val="28"/>
        </w:rPr>
        <w:t>是</w:t>
      </w:r>
      <w:r w:rsidRPr="007F51D1">
        <w:rPr>
          <w:rFonts w:ascii="Times New Roman" w:eastAsia="宋体" w:hAnsi="Times New Roman"/>
          <w:sz w:val="24"/>
          <w:szCs w:val="28"/>
        </w:rPr>
        <w:t>可以估计</w:t>
      </w:r>
      <w:r w:rsidR="009B596F">
        <w:rPr>
          <w:rFonts w:ascii="Times New Roman" w:eastAsia="宋体" w:hAnsi="Times New Roman" w:hint="eastAsia"/>
          <w:sz w:val="24"/>
          <w:szCs w:val="28"/>
        </w:rPr>
        <w:t>该梯度的</w:t>
      </w:r>
      <w:r w:rsidRPr="007F51D1">
        <w:rPr>
          <w:rFonts w:ascii="Times New Roman" w:eastAsia="宋体" w:hAnsi="Times New Roman"/>
          <w:sz w:val="24"/>
          <w:szCs w:val="28"/>
        </w:rPr>
        <w:t>，</w:t>
      </w:r>
      <w:r w:rsidRPr="007F51D1">
        <w:rPr>
          <w:rFonts w:ascii="Times New Roman" w:eastAsia="宋体" w:hAnsi="Times New Roman"/>
          <w:sz w:val="24"/>
          <w:szCs w:val="28"/>
        </w:rPr>
        <w:lastRenderedPageBreak/>
        <w:t>尽管隐式离散变量</w:t>
      </w:r>
      <m:oMath>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hint="eastAsia"/>
                <w:sz w:val="24"/>
                <w:szCs w:val="28"/>
              </w:rPr>
              <m:t>j</m:t>
            </m:r>
          </m:sub>
          <m:sup>
            <m:r>
              <w:rPr>
                <w:rFonts w:ascii="Cambria Math" w:eastAsia="宋体" w:hAnsi="Cambria Math" w:hint="eastAsia"/>
                <w:sz w:val="24"/>
                <w:szCs w:val="28"/>
              </w:rPr>
              <m:t>t</m:t>
            </m:r>
          </m:sup>
        </m:sSubSup>
      </m:oMath>
      <w:r w:rsidRPr="007F51D1">
        <w:rPr>
          <w:rFonts w:ascii="Times New Roman" w:eastAsia="宋体" w:hAnsi="Times New Roman"/>
          <w:sz w:val="24"/>
          <w:szCs w:val="28"/>
        </w:rPr>
        <w:t>不可微。</w:t>
      </w:r>
      <w:r w:rsidR="009B596F">
        <w:rPr>
          <w:rFonts w:ascii="Times New Roman" w:eastAsia="宋体" w:hAnsi="Times New Roman"/>
          <w:sz w:val="24"/>
          <w:szCs w:val="28"/>
        </w:rPr>
        <w:t>e-prop</w:t>
      </w:r>
      <w:r w:rsidR="009B596F">
        <w:rPr>
          <w:rFonts w:ascii="Times New Roman" w:eastAsia="宋体" w:hAnsi="Times New Roman" w:hint="eastAsia"/>
          <w:sz w:val="24"/>
          <w:szCs w:val="28"/>
        </w:rPr>
        <w:t>算法的关键是</w:t>
      </w:r>
      <w:r w:rsidRPr="007F51D1">
        <w:rPr>
          <w:rFonts w:ascii="Times New Roman" w:eastAsia="宋体" w:hAnsi="Times New Roman"/>
          <w:sz w:val="24"/>
          <w:szCs w:val="28"/>
        </w:rPr>
        <w:t>梯度</w:t>
      </w:r>
      <m:oMath>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oMath>
      <w:r w:rsidRPr="007F51D1">
        <w:rPr>
          <w:rFonts w:ascii="Times New Roman" w:eastAsia="宋体" w:hAnsi="Times New Roman"/>
          <w:sz w:val="24"/>
          <w:szCs w:val="28"/>
        </w:rPr>
        <w:t>可以表示为</w:t>
      </w:r>
      <w:r w:rsidRPr="007F51D1">
        <w:rPr>
          <w:rFonts w:ascii="Times New Roman" w:eastAsia="宋体" w:hAnsi="Times New Roman"/>
          <w:sz w:val="24"/>
          <w:szCs w:val="28"/>
        </w:rPr>
        <w:t>RSNN</w:t>
      </w:r>
      <w:r w:rsidRPr="007F51D1">
        <w:rPr>
          <w:rFonts w:ascii="Times New Roman" w:eastAsia="宋体" w:hAnsi="Times New Roman"/>
          <w:sz w:val="24"/>
          <w:szCs w:val="28"/>
        </w:rPr>
        <w:t>计算的时间步长</w:t>
      </w:r>
      <w:r w:rsidRPr="007F51D1">
        <w:rPr>
          <w:rFonts w:ascii="Times New Roman" w:eastAsia="宋体" w:hAnsi="Times New Roman"/>
          <w:sz w:val="24"/>
          <w:szCs w:val="28"/>
        </w:rPr>
        <w:t>t</w:t>
      </w:r>
      <w:r w:rsidRPr="007F51D1">
        <w:rPr>
          <w:rFonts w:ascii="Times New Roman" w:eastAsia="宋体" w:hAnsi="Times New Roman"/>
          <w:sz w:val="24"/>
          <w:szCs w:val="28"/>
        </w:rPr>
        <w:t>上的乘积之和，其中第二个因子是不依赖于</w:t>
      </w:r>
      <w:r w:rsidRPr="007F51D1">
        <w:rPr>
          <w:rFonts w:ascii="Times New Roman" w:eastAsia="宋体" w:hAnsi="Times New Roman"/>
          <w:sz w:val="24"/>
          <w:szCs w:val="28"/>
        </w:rPr>
        <w:t>E</w:t>
      </w:r>
      <w:r w:rsidRPr="007F51D1">
        <w:rPr>
          <w:rFonts w:ascii="Times New Roman" w:eastAsia="宋体" w:hAnsi="Times New Roman"/>
          <w:sz w:val="24"/>
          <w:szCs w:val="28"/>
        </w:rPr>
        <w:t>的局部梯度：</w:t>
      </w:r>
    </w:p>
    <w:p w14:paraId="0F9E7040" w14:textId="56617E06" w:rsidR="00600415" w:rsidRPr="00600415" w:rsidRDefault="00506C65" w:rsidP="00807E39">
      <w:pPr>
        <w:spacing w:line="360" w:lineRule="auto"/>
        <w:jc w:val="center"/>
        <w:rPr>
          <w:rFonts w:ascii="Times New Roman" w:eastAsia="宋体" w:hAnsi="Times New Roman"/>
          <w:sz w:val="24"/>
          <w:szCs w:val="28"/>
        </w:rPr>
      </w:pPr>
      <m:oMathPara>
        <m:oMath>
          <m:eqArr>
            <m:eqArrPr>
              <m:maxDist m:val="1"/>
              <m:ctrlPr>
                <w:rPr>
                  <w:rFonts w:ascii="Cambria Math" w:eastAsia="宋体" w:hAnsi="Cambria Math"/>
                  <w:i/>
                  <w:sz w:val="24"/>
                  <w:szCs w:val="28"/>
                </w:rPr>
              </m:ctrlPr>
            </m:eqArrPr>
            <m:e>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t</m:t>
                  </m:r>
                </m:sub>
                <m:sup/>
                <m:e>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den>
                  </m:f>
                  <m:r>
                    <w:rPr>
                      <w:rFonts w:ascii="Cambria Math" w:eastAsia="宋体" w:hAnsi="Cambria Math"/>
                      <w:sz w:val="24"/>
                      <w:szCs w:val="28"/>
                    </w:rPr>
                    <m:t>∙</m:t>
                  </m:r>
                </m:e>
              </m:nary>
              <m:sSub>
                <m:sSubPr>
                  <m:ctrlPr>
                    <w:rPr>
                      <w:rFonts w:ascii="Cambria Math" w:eastAsia="宋体" w:hAnsi="Cambria Math"/>
                      <w:i/>
                      <w:sz w:val="24"/>
                      <w:szCs w:val="28"/>
                    </w:rPr>
                  </m:ctrlPr>
                </m:sSubPr>
                <m:e>
                  <m:d>
                    <m:dPr>
                      <m:begChr m:val="["/>
                      <m:endChr m:val="]"/>
                      <m:ctrlPr>
                        <w:rPr>
                          <w:rFonts w:ascii="Cambria Math" w:eastAsia="宋体" w:hAnsi="Cambria Math"/>
                          <w:i/>
                          <w:sz w:val="24"/>
                          <w:szCs w:val="28"/>
                        </w:rPr>
                      </m:ctrlPr>
                    </m:dPr>
                    <m:e>
                      <m:f>
                        <m:fPr>
                          <m:ctrlPr>
                            <w:rPr>
                              <w:rFonts w:ascii="Cambria Math" w:eastAsia="宋体" w:hAnsi="Cambria Math"/>
                              <w:i/>
                              <w:sz w:val="24"/>
                              <w:szCs w:val="28"/>
                            </w:rPr>
                          </m:ctrlPr>
                        </m:fPr>
                        <m:num>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e>
                  </m:d>
                </m:e>
                <m:sub>
                  <m:r>
                    <w:rPr>
                      <w:rFonts w:ascii="Cambria Math" w:eastAsia="宋体" w:hAnsi="Cambria Math"/>
                      <w:sz w:val="24"/>
                      <w:szCs w:val="28"/>
                    </w:rPr>
                    <m:t>local</m:t>
                  </m:r>
                </m:sub>
              </m:sSub>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1</m:t>
                  </m:r>
                </m:e>
              </m:d>
            </m:e>
          </m:eqArr>
        </m:oMath>
      </m:oMathPara>
    </w:p>
    <w:p w14:paraId="6AD11FBC" w14:textId="23D097F1" w:rsidR="00807E39" w:rsidRPr="007F51D1" w:rsidRDefault="00807E39" w:rsidP="00A1594C">
      <w:pPr>
        <w:spacing w:line="360" w:lineRule="auto"/>
        <w:ind w:firstLineChars="200" w:firstLine="480"/>
        <w:rPr>
          <w:rFonts w:ascii="Times New Roman" w:eastAsia="宋体" w:hAnsi="Times New Roman"/>
          <w:sz w:val="24"/>
          <w:szCs w:val="28"/>
        </w:rPr>
      </w:pPr>
      <w:r w:rsidRPr="007F51D1">
        <w:rPr>
          <w:rFonts w:ascii="Times New Roman" w:eastAsia="宋体" w:hAnsi="Times New Roman" w:hint="eastAsia"/>
          <w:sz w:val="24"/>
          <w:szCs w:val="28"/>
        </w:rPr>
        <w:t>该局部梯度被定义为关于神经元</w:t>
      </w:r>
      <w:r w:rsidRPr="007F51D1">
        <w:rPr>
          <w:rFonts w:ascii="Times New Roman" w:eastAsia="宋体" w:hAnsi="Times New Roman"/>
          <w:sz w:val="24"/>
          <w:szCs w:val="28"/>
        </w:rPr>
        <w:t>j</w:t>
      </w:r>
      <w:r w:rsidRPr="007F51D1">
        <w:rPr>
          <w:rFonts w:ascii="Times New Roman" w:eastAsia="宋体" w:hAnsi="Times New Roman"/>
          <w:sz w:val="24"/>
          <w:szCs w:val="28"/>
        </w:rPr>
        <w:t>在时间</w:t>
      </w:r>
      <w:r w:rsidRPr="007F51D1">
        <w:rPr>
          <w:rFonts w:ascii="Times New Roman" w:eastAsia="宋体" w:hAnsi="Times New Roman"/>
          <w:sz w:val="24"/>
          <w:szCs w:val="28"/>
        </w:rPr>
        <w:t>t</w:t>
      </w:r>
      <w:r w:rsidRPr="007F51D1">
        <w:rPr>
          <w:rFonts w:ascii="Times New Roman" w:eastAsia="宋体" w:hAnsi="Times New Roman"/>
          <w:sz w:val="24"/>
          <w:szCs w:val="28"/>
        </w:rPr>
        <w:t>的隐</w:t>
      </w:r>
      <w:r w:rsidR="0053292A">
        <w:rPr>
          <w:rFonts w:ascii="Times New Roman" w:eastAsia="宋体" w:hAnsi="Times New Roman" w:hint="eastAsia"/>
          <w:sz w:val="24"/>
          <w:szCs w:val="28"/>
        </w:rPr>
        <w:t>含层</w:t>
      </w:r>
      <w:r w:rsidRPr="007F51D1">
        <w:rPr>
          <w:rFonts w:ascii="Times New Roman" w:eastAsia="宋体" w:hAnsi="Times New Roman"/>
          <w:sz w:val="24"/>
          <w:szCs w:val="28"/>
        </w:rPr>
        <w:t>状态</w:t>
      </w:r>
      <m:oMath>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hint="eastAsia"/>
                <w:sz w:val="24"/>
                <w:szCs w:val="28"/>
              </w:rPr>
              <m:t>j</m:t>
            </m:r>
          </m:sub>
          <m:sup>
            <m:r>
              <w:rPr>
                <w:rFonts w:ascii="Cambria Math" w:eastAsia="宋体" w:hAnsi="Cambria Math" w:hint="eastAsia"/>
                <w:sz w:val="24"/>
                <w:szCs w:val="28"/>
              </w:rPr>
              <m:t>t</m:t>
            </m:r>
          </m:sup>
        </m:sSubSup>
      </m:oMath>
      <w:r w:rsidR="0053292A">
        <w:rPr>
          <w:rFonts w:ascii="Times New Roman" w:eastAsia="宋体" w:hAnsi="Times New Roman" w:hint="eastAsia"/>
          <w:sz w:val="24"/>
          <w:szCs w:val="28"/>
        </w:rPr>
        <w:t>与</w:t>
      </w:r>
      <w:r w:rsidRPr="007F51D1">
        <w:rPr>
          <w:rFonts w:ascii="Times New Roman" w:eastAsia="宋体" w:hAnsi="Times New Roman"/>
          <w:sz w:val="24"/>
          <w:szCs w:val="28"/>
        </w:rPr>
        <w:t>之前的时间步长的偏导数的乘积</w:t>
      </w:r>
      <w:r w:rsidR="0053292A">
        <w:rPr>
          <w:rFonts w:ascii="Times New Roman" w:eastAsia="宋体" w:hAnsi="Times New Roman" w:hint="eastAsia"/>
          <w:sz w:val="24"/>
          <w:szCs w:val="28"/>
        </w:rPr>
        <w:t>之</w:t>
      </w:r>
      <w:r w:rsidRPr="007F51D1">
        <w:rPr>
          <w:rFonts w:ascii="Times New Roman" w:eastAsia="宋体" w:hAnsi="Times New Roman"/>
          <w:sz w:val="24"/>
          <w:szCs w:val="28"/>
        </w:rPr>
        <w:t>和，可以在</w:t>
      </w:r>
      <w:r w:rsidRPr="007F51D1">
        <w:rPr>
          <w:rFonts w:ascii="Times New Roman" w:eastAsia="宋体" w:hAnsi="Times New Roman"/>
          <w:sz w:val="24"/>
          <w:szCs w:val="28"/>
        </w:rPr>
        <w:t>RNN</w:t>
      </w:r>
      <w:r w:rsidRPr="007F51D1">
        <w:rPr>
          <w:rFonts w:ascii="Times New Roman" w:eastAsia="宋体" w:hAnsi="Times New Roman"/>
          <w:sz w:val="24"/>
          <w:szCs w:val="28"/>
        </w:rPr>
        <w:t>的正向计算期间通过简单的递归来更新</w:t>
      </w:r>
      <w:r w:rsidRPr="007F51D1">
        <w:rPr>
          <w:rFonts w:ascii="Times New Roman" w:eastAsia="宋体" w:hAnsi="Times New Roman" w:hint="eastAsia"/>
          <w:sz w:val="24"/>
          <w:szCs w:val="28"/>
        </w:rPr>
        <w:t>。</w:t>
      </w:r>
      <w:r w:rsidR="00123D32" w:rsidRPr="007F51D1">
        <w:rPr>
          <w:rFonts w:ascii="Times New Roman" w:eastAsia="宋体" w:hAnsi="Times New Roman"/>
          <w:sz w:val="24"/>
          <w:szCs w:val="28"/>
        </w:rPr>
        <w:t>它</w:t>
      </w:r>
      <w:r w:rsidRPr="007F51D1">
        <w:rPr>
          <w:rFonts w:ascii="Times New Roman" w:eastAsia="宋体" w:hAnsi="Times New Roman"/>
          <w:sz w:val="24"/>
          <w:szCs w:val="28"/>
        </w:rPr>
        <w:t>不是近似值</w:t>
      </w:r>
      <w:r w:rsidR="00123D32">
        <w:rPr>
          <w:rFonts w:ascii="Times New Roman" w:eastAsia="宋体" w:hAnsi="Times New Roman" w:hint="eastAsia"/>
          <w:sz w:val="24"/>
          <w:szCs w:val="28"/>
        </w:rPr>
        <w:t>，可以</w:t>
      </w:r>
      <w:r w:rsidRPr="007F51D1">
        <w:rPr>
          <w:rFonts w:ascii="Times New Roman" w:eastAsia="宋体" w:hAnsi="Times New Roman"/>
          <w:sz w:val="24"/>
          <w:szCs w:val="28"/>
        </w:rPr>
        <w:t>收集关于网络梯度</w:t>
      </w:r>
      <m:oMath>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oMath>
      <w:r w:rsidRPr="007F51D1">
        <w:rPr>
          <w:rFonts w:ascii="Times New Roman" w:eastAsia="宋体" w:hAnsi="Times New Roman"/>
          <w:sz w:val="24"/>
          <w:szCs w:val="28"/>
        </w:rPr>
        <w:t>的最大信息量。由于</w:t>
      </w:r>
      <w:del w:id="93" w:author="马 国庆" w:date="2022-11-22T23:01:00Z">
        <w:r w:rsidRPr="007F51D1" w:rsidDel="00977641">
          <w:rPr>
            <w:rFonts w:ascii="Times New Roman" w:eastAsia="宋体" w:hAnsi="Times New Roman" w:hint="eastAsia"/>
            <w:sz w:val="24"/>
            <w:szCs w:val="28"/>
          </w:rPr>
          <w:delText>对于内部状态被其膜电位完全捕获</w:delText>
        </w:r>
      </w:del>
      <w:ins w:id="94" w:author="马 国庆" w:date="2022-11-22T23:01:00Z">
        <w:r w:rsidR="00977641">
          <w:rPr>
            <w:rFonts w:ascii="Times New Roman" w:eastAsia="宋体" w:hAnsi="Times New Roman" w:hint="eastAsia"/>
            <w:sz w:val="24"/>
            <w:szCs w:val="28"/>
          </w:rPr>
          <w:t>内部状态只有膜电位</w:t>
        </w:r>
      </w:ins>
      <w:r w:rsidRPr="007F51D1">
        <w:rPr>
          <w:rFonts w:ascii="Times New Roman" w:eastAsia="宋体" w:hAnsi="Times New Roman"/>
          <w:sz w:val="24"/>
          <w:szCs w:val="28"/>
        </w:rPr>
        <w:t>的简单神经元模型</w:t>
      </w:r>
      <w:r w:rsidRPr="007F51D1">
        <w:rPr>
          <w:rFonts w:ascii="Times New Roman" w:eastAsia="宋体" w:hAnsi="Times New Roman" w:hint="eastAsia"/>
          <w:sz w:val="24"/>
          <w:szCs w:val="28"/>
        </w:rPr>
        <w:t>来说，</w:t>
      </w:r>
      <w:r w:rsidR="00123D32">
        <w:rPr>
          <w:rFonts w:ascii="Times New Roman" w:eastAsia="宋体" w:hAnsi="Times New Roman" w:hint="eastAsia"/>
          <w:sz w:val="24"/>
          <w:szCs w:val="28"/>
        </w:rPr>
        <w:t>该局部梯度会</w:t>
      </w:r>
      <w:del w:id="95" w:author="马 国庆" w:date="2022-11-22T23:02:00Z">
        <w:r w:rsidRPr="007F51D1" w:rsidDel="00977641">
          <w:rPr>
            <w:rFonts w:ascii="Times New Roman" w:eastAsia="宋体" w:hAnsi="Times New Roman" w:hint="eastAsia"/>
            <w:sz w:val="24"/>
            <w:szCs w:val="28"/>
          </w:rPr>
          <w:delText>减少到</w:delText>
        </w:r>
      </w:del>
      <w:ins w:id="96" w:author="马 国庆" w:date="2022-11-22T23:02:00Z">
        <w:r w:rsidR="00977641">
          <w:rPr>
            <w:rFonts w:ascii="Times New Roman" w:eastAsia="宋体" w:hAnsi="Times New Roman" w:hint="eastAsia"/>
            <w:sz w:val="24"/>
            <w:szCs w:val="28"/>
          </w:rPr>
          <w:t>是</w:t>
        </w:r>
      </w:ins>
      <w:r w:rsidRPr="007F51D1">
        <w:rPr>
          <w:rFonts w:ascii="Times New Roman" w:eastAsia="宋体" w:hAnsi="Times New Roman"/>
          <w:sz w:val="24"/>
          <w:szCs w:val="28"/>
        </w:rPr>
        <w:t>突触可塑性</w:t>
      </w:r>
      <w:r w:rsidR="00123D32">
        <w:rPr>
          <w:rFonts w:ascii="Times New Roman" w:eastAsia="宋体" w:hAnsi="Times New Roman" w:hint="eastAsia"/>
          <w:sz w:val="24"/>
          <w:szCs w:val="28"/>
        </w:rPr>
        <w:t>的</w:t>
      </w:r>
      <w:r w:rsidR="00B36A71">
        <w:rPr>
          <w:rFonts w:ascii="Times New Roman" w:eastAsia="宋体" w:hAnsi="Times New Roman" w:hint="eastAsia"/>
          <w:sz w:val="24"/>
          <w:szCs w:val="28"/>
        </w:rPr>
        <w:t>资格</w:t>
      </w:r>
      <w:r w:rsidRPr="007F51D1">
        <w:rPr>
          <w:rFonts w:ascii="Times New Roman" w:eastAsia="宋体" w:hAnsi="Times New Roman"/>
          <w:sz w:val="24"/>
          <w:szCs w:val="28"/>
        </w:rPr>
        <w:t>迹</w:t>
      </w:r>
      <w:r w:rsidR="00A1594C">
        <w:rPr>
          <w:rFonts w:ascii="Times New Roman" w:eastAsia="宋体" w:hAnsi="Times New Roman" w:hint="eastAsia"/>
          <w:sz w:val="24"/>
          <w:szCs w:val="28"/>
        </w:rPr>
        <w:t>，所以定义该局部梯度为资格迹：</w:t>
      </w:r>
    </w:p>
    <w:p w14:paraId="65C03636" w14:textId="48444625" w:rsidR="00600415" w:rsidRPr="00600415" w:rsidRDefault="00506C65" w:rsidP="00807E39">
      <w:pPr>
        <w:spacing w:line="360" w:lineRule="auto"/>
        <w:ind w:firstLineChars="200" w:firstLine="480"/>
        <w:rPr>
          <w:rFonts w:ascii="Times New Roman" w:eastAsia="宋体" w:hAnsi="Times New Roman"/>
          <w:sz w:val="24"/>
          <w:szCs w:val="28"/>
        </w:rPr>
      </w:pPr>
      <m:oMathPara>
        <m:oMath>
          <m:eqArr>
            <m:eqArrPr>
              <m:maxDist m:val="1"/>
              <m:ctrlPr>
                <w:rPr>
                  <w:rFonts w:ascii="Cambria Math" w:eastAsia="宋体" w:hAnsi="Cambria Math"/>
                  <w:i/>
                  <w:sz w:val="24"/>
                  <w:szCs w:val="28"/>
                </w:rPr>
              </m:ctrlPr>
            </m:eqArrPr>
            <m:e>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r>
                <w:rPr>
                  <w:rFonts w:ascii="Cambria Math" w:eastAsia="宋体" w:hAnsi="Cambria Math"/>
                  <w:sz w:val="24"/>
                  <w:szCs w:val="28"/>
                </w:rPr>
                <m:t>≝</m:t>
              </m:r>
              <m:sSub>
                <m:sSubPr>
                  <m:ctrlPr>
                    <w:rPr>
                      <w:rFonts w:ascii="Cambria Math" w:eastAsia="宋体" w:hAnsi="Cambria Math"/>
                      <w:i/>
                      <w:sz w:val="24"/>
                      <w:szCs w:val="28"/>
                    </w:rPr>
                  </m:ctrlPr>
                </m:sSubPr>
                <m:e>
                  <m:d>
                    <m:dPr>
                      <m:begChr m:val="["/>
                      <m:endChr m:val="]"/>
                      <m:ctrlPr>
                        <w:rPr>
                          <w:rFonts w:ascii="Cambria Math" w:eastAsia="宋体" w:hAnsi="Cambria Math"/>
                          <w:i/>
                          <w:sz w:val="24"/>
                          <w:szCs w:val="28"/>
                        </w:rPr>
                      </m:ctrlPr>
                    </m:dPr>
                    <m:e>
                      <m:f>
                        <m:fPr>
                          <m:ctrlPr>
                            <w:rPr>
                              <w:rFonts w:ascii="Cambria Math" w:eastAsia="宋体" w:hAnsi="Cambria Math"/>
                              <w:i/>
                              <w:sz w:val="24"/>
                              <w:szCs w:val="28"/>
                            </w:rPr>
                          </m:ctrlPr>
                        </m:fPr>
                        <m:num>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e>
                  </m:d>
                </m:e>
                <m:sub>
                  <m:r>
                    <w:rPr>
                      <w:rFonts w:ascii="Cambria Math" w:eastAsia="宋体" w:hAnsi="Cambria Math"/>
                      <w:sz w:val="24"/>
                      <w:szCs w:val="28"/>
                    </w:rPr>
                    <m:t>local</m:t>
                  </m:r>
                </m:sub>
              </m:sSub>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2</m:t>
                  </m:r>
                </m:e>
              </m:d>
            </m:e>
          </m:eqArr>
        </m:oMath>
      </m:oMathPara>
    </w:p>
    <w:p w14:paraId="65AFFD0D" w14:textId="7A8074DF" w:rsidR="00A1594C" w:rsidRDefault="00807E39" w:rsidP="00A1594C">
      <w:pPr>
        <w:spacing w:line="360" w:lineRule="auto"/>
        <w:ind w:firstLineChars="200" w:firstLine="480"/>
        <w:rPr>
          <w:rFonts w:ascii="Times New Roman" w:eastAsia="宋体" w:hAnsi="Times New Roman"/>
          <w:sz w:val="24"/>
          <w:szCs w:val="28"/>
        </w:rPr>
      </w:pPr>
      <w:r w:rsidRPr="007F51D1">
        <w:rPr>
          <w:rFonts w:ascii="Times New Roman" w:eastAsia="宋体" w:hAnsi="Times New Roman" w:hint="eastAsia"/>
          <w:sz w:val="24"/>
          <w:szCs w:val="28"/>
        </w:rPr>
        <w:t>但大多数生物神经元都有额外的隐变量，这些变量在较慢的时间尺度上发生变化，例如神经元的</w:t>
      </w:r>
      <w:r w:rsidR="00D347DE">
        <w:rPr>
          <w:rFonts w:ascii="Times New Roman" w:eastAsia="宋体" w:hAnsi="Times New Roman" w:hint="eastAsia"/>
          <w:sz w:val="24"/>
          <w:szCs w:val="28"/>
        </w:rPr>
        <w:t>发放脉冲的</w:t>
      </w:r>
      <w:r w:rsidRPr="007F51D1">
        <w:rPr>
          <w:rFonts w:ascii="Times New Roman" w:eastAsia="宋体" w:hAnsi="Times New Roman" w:hint="eastAsia"/>
          <w:sz w:val="24"/>
          <w:szCs w:val="28"/>
        </w:rPr>
        <w:t>阈值具有启动阈值适应性。此外，神经元中的这些较慢的过程对于获得与</w:t>
      </w:r>
      <w:r w:rsidRPr="007F51D1">
        <w:rPr>
          <w:rFonts w:ascii="Times New Roman" w:eastAsia="宋体" w:hAnsi="Times New Roman"/>
          <w:sz w:val="24"/>
          <w:szCs w:val="28"/>
        </w:rPr>
        <w:t>LSTM</w:t>
      </w:r>
      <w:r w:rsidRPr="007F51D1">
        <w:rPr>
          <w:rFonts w:ascii="Times New Roman" w:eastAsia="宋体" w:hAnsi="Times New Roman"/>
          <w:sz w:val="24"/>
          <w:szCs w:val="28"/>
        </w:rPr>
        <w:t>网络类似的强大计算能力至关重要。</w:t>
      </w:r>
      <w:del w:id="97" w:author="马 国庆" w:date="2022-11-22T23:03:00Z">
        <w:r w:rsidRPr="007F51D1" w:rsidDel="00977641">
          <w:rPr>
            <w:rFonts w:ascii="Times New Roman" w:eastAsia="宋体" w:hAnsi="Times New Roman"/>
            <w:sz w:val="24"/>
            <w:szCs w:val="28"/>
          </w:rPr>
          <w:delText>因此，</w:delText>
        </w:r>
      </w:del>
      <w:r w:rsidRPr="007F51D1">
        <w:rPr>
          <w:rFonts w:ascii="Times New Roman" w:eastAsia="宋体" w:hAnsi="Times New Roman"/>
          <w:sz w:val="24"/>
          <w:szCs w:val="28"/>
        </w:rPr>
        <w:t>这种</w:t>
      </w:r>
      <w:r w:rsidR="00B36A71">
        <w:rPr>
          <w:rFonts w:ascii="Times New Roman" w:eastAsia="宋体" w:hAnsi="Times New Roman" w:hint="eastAsia"/>
          <w:sz w:val="24"/>
          <w:szCs w:val="28"/>
        </w:rPr>
        <w:t>自</w:t>
      </w:r>
      <w:r w:rsidRPr="007F51D1">
        <w:rPr>
          <w:rFonts w:ascii="Times New Roman" w:eastAsia="宋体" w:hAnsi="Times New Roman"/>
          <w:sz w:val="24"/>
          <w:szCs w:val="28"/>
        </w:rPr>
        <w:t>适应神经元的</w:t>
      </w:r>
      <w:r w:rsidR="00A1594C">
        <w:rPr>
          <w:rFonts w:ascii="Times New Roman" w:eastAsia="宋体" w:hAnsi="Times New Roman" w:hint="eastAsia"/>
          <w:sz w:val="24"/>
          <w:szCs w:val="28"/>
        </w:rPr>
        <w:t>资格迹</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oMath>
      <w:r w:rsidRPr="007F51D1">
        <w:rPr>
          <w:rFonts w:ascii="Times New Roman" w:eastAsia="宋体" w:hAnsi="Times New Roman"/>
          <w:sz w:val="24"/>
          <w:szCs w:val="28"/>
        </w:rPr>
        <w:t>的形式对于理解</w:t>
      </w:r>
      <w:r w:rsidRPr="007F51D1">
        <w:rPr>
          <w:rFonts w:ascii="Times New Roman" w:eastAsia="宋体" w:hAnsi="Times New Roman"/>
          <w:sz w:val="24"/>
          <w:szCs w:val="28"/>
        </w:rPr>
        <w:t>e-prop</w:t>
      </w:r>
      <w:r w:rsidRPr="007F51D1">
        <w:rPr>
          <w:rFonts w:ascii="Times New Roman" w:eastAsia="宋体" w:hAnsi="Times New Roman"/>
          <w:sz w:val="24"/>
          <w:szCs w:val="28"/>
        </w:rPr>
        <w:t>至关重要，它是</w:t>
      </w:r>
      <w:del w:id="98" w:author="马 国庆" w:date="2022-11-22T23:03:00Z">
        <w:r w:rsidRPr="007F51D1" w:rsidDel="00977641">
          <w:rPr>
            <w:rFonts w:ascii="Times New Roman" w:eastAsia="宋体" w:hAnsi="Times New Roman"/>
            <w:sz w:val="24"/>
            <w:szCs w:val="28"/>
          </w:rPr>
          <w:delText>导致</w:delText>
        </w:r>
      </w:del>
      <w:r w:rsidRPr="007F51D1">
        <w:rPr>
          <w:rFonts w:ascii="Times New Roman" w:eastAsia="宋体" w:hAnsi="Times New Roman"/>
          <w:sz w:val="24"/>
          <w:szCs w:val="28"/>
        </w:rPr>
        <w:t>RSNN</w:t>
      </w:r>
      <w:r w:rsidRPr="007F51D1">
        <w:rPr>
          <w:rFonts w:ascii="Times New Roman" w:eastAsia="宋体" w:hAnsi="Times New Roman"/>
          <w:sz w:val="24"/>
          <w:szCs w:val="28"/>
        </w:rPr>
        <w:t>计算能力质性跃升的主要驱动因素，这</w:t>
      </w:r>
      <w:del w:id="99" w:author="马 国庆" w:date="2022-11-22T23:02:00Z">
        <w:r w:rsidRPr="007F51D1" w:rsidDel="00977641">
          <w:rPr>
            <w:rFonts w:ascii="Times New Roman" w:eastAsia="宋体" w:hAnsi="Times New Roman"/>
            <w:sz w:val="24"/>
            <w:szCs w:val="28"/>
          </w:rPr>
          <w:delText>是</w:delText>
        </w:r>
      </w:del>
      <w:ins w:id="100" w:author="马 国庆" w:date="2022-11-22T23:02:00Z">
        <w:r w:rsidR="00977641" w:rsidRPr="007F51D1">
          <w:rPr>
            <w:rFonts w:ascii="Times New Roman" w:eastAsia="宋体" w:hAnsi="Times New Roman"/>
            <w:sz w:val="24"/>
            <w:szCs w:val="28"/>
          </w:rPr>
          <w:t>可以</w:t>
        </w:r>
      </w:ins>
      <w:r w:rsidRPr="007F51D1">
        <w:rPr>
          <w:rFonts w:ascii="Times New Roman" w:eastAsia="宋体" w:hAnsi="Times New Roman"/>
          <w:sz w:val="24"/>
          <w:szCs w:val="28"/>
        </w:rPr>
        <w:t>通过生物学上合理的学习</w:t>
      </w:r>
      <w:del w:id="101" w:author="马 国庆" w:date="2022-11-22T23:02:00Z">
        <w:r w:rsidRPr="007F51D1" w:rsidDel="00977641">
          <w:rPr>
            <w:rFonts w:ascii="Times New Roman" w:eastAsia="宋体" w:hAnsi="Times New Roman"/>
            <w:sz w:val="24"/>
            <w:szCs w:val="28"/>
          </w:rPr>
          <w:delText>可以</w:delText>
        </w:r>
      </w:del>
      <w:r w:rsidRPr="007F51D1">
        <w:rPr>
          <w:rFonts w:ascii="Times New Roman" w:eastAsia="宋体" w:hAnsi="Times New Roman"/>
          <w:sz w:val="24"/>
          <w:szCs w:val="28"/>
        </w:rPr>
        <w:t>实现</w:t>
      </w:r>
      <w:del w:id="102" w:author="马 国庆" w:date="2022-11-22T23:02:00Z">
        <w:r w:rsidRPr="007F51D1" w:rsidDel="00977641">
          <w:rPr>
            <w:rFonts w:ascii="Times New Roman" w:eastAsia="宋体" w:hAnsi="Times New Roman"/>
            <w:sz w:val="24"/>
            <w:szCs w:val="28"/>
          </w:rPr>
          <w:delText>的</w:delText>
        </w:r>
      </w:del>
      <w:r w:rsidRPr="007F51D1">
        <w:rPr>
          <w:rFonts w:ascii="Times New Roman" w:eastAsia="宋体" w:hAnsi="Times New Roman"/>
          <w:sz w:val="24"/>
          <w:szCs w:val="28"/>
        </w:rPr>
        <w:t>。</w:t>
      </w:r>
    </w:p>
    <w:p w14:paraId="3AF97CEB" w14:textId="0CC09C68" w:rsidR="00A1594C" w:rsidRDefault="00A1594C" w:rsidP="00A1594C">
      <w:pPr>
        <w:spacing w:line="360" w:lineRule="auto"/>
        <w:ind w:firstLineChars="200" w:firstLine="480"/>
        <w:rPr>
          <w:rFonts w:ascii="Times New Roman" w:eastAsia="宋体" w:hAnsi="Times New Roman"/>
          <w:sz w:val="24"/>
          <w:szCs w:val="28"/>
        </w:rPr>
      </w:pPr>
      <w:r w:rsidRPr="007F51D1">
        <w:rPr>
          <w:rFonts w:ascii="Times New Roman" w:eastAsia="宋体" w:hAnsi="Times New Roman"/>
          <w:sz w:val="24"/>
          <w:szCs w:val="28"/>
        </w:rPr>
        <w:t>神经元</w:t>
      </w:r>
      <w:r w:rsidRPr="007F51D1">
        <w:rPr>
          <w:rFonts w:ascii="Times New Roman" w:eastAsia="宋体" w:hAnsi="Times New Roman"/>
          <w:sz w:val="24"/>
          <w:szCs w:val="28"/>
        </w:rPr>
        <w:t>j</w:t>
      </w:r>
      <w:r w:rsidRPr="007F51D1">
        <w:rPr>
          <w:rFonts w:ascii="Times New Roman" w:eastAsia="宋体" w:hAnsi="Times New Roman"/>
          <w:sz w:val="24"/>
          <w:szCs w:val="28"/>
        </w:rPr>
        <w:t>的学习信号</w:t>
      </w:r>
      <w:r>
        <w:rPr>
          <w:rFonts w:ascii="Times New Roman" w:eastAsia="宋体" w:hAnsi="Times New Roman" w:hint="eastAsia"/>
          <w:sz w:val="24"/>
          <w:szCs w:val="28"/>
        </w:rPr>
        <w:t>表示为：</w:t>
      </w:r>
    </w:p>
    <w:p w14:paraId="543CE944" w14:textId="17989965" w:rsidR="00A1594C" w:rsidRPr="00A1594C" w:rsidRDefault="00506C65" w:rsidP="00A1594C">
      <w:pPr>
        <w:spacing w:line="360" w:lineRule="auto"/>
        <w:ind w:firstLineChars="200" w:firstLine="480"/>
        <w:rPr>
          <w:rFonts w:ascii="Times New Roman" w:eastAsia="宋体" w:hAnsi="Times New Roman"/>
          <w:sz w:val="24"/>
          <w:szCs w:val="28"/>
        </w:rPr>
      </w:pPr>
      <m:oMathPara>
        <m:oMath>
          <m:eqArr>
            <m:eqArrPr>
              <m:maxDist m:val="1"/>
              <m:ctrlPr>
                <w:rPr>
                  <w:rFonts w:ascii="Cambria Math" w:eastAsia="宋体" w:hAnsi="Cambria Math"/>
                  <w:i/>
                  <w:sz w:val="24"/>
                  <w:szCs w:val="28"/>
                </w:rPr>
              </m:ctrlPr>
            </m:eqArrPr>
            <m:e>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den>
              </m:f>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3</m:t>
                  </m:r>
                </m:e>
              </m:d>
            </m:e>
          </m:eqArr>
        </m:oMath>
      </m:oMathPara>
    </w:p>
    <w:p w14:paraId="7735E451" w14:textId="3BF1307B" w:rsidR="00807E39" w:rsidRPr="007F51D1" w:rsidRDefault="00B36A71" w:rsidP="00136010">
      <w:pPr>
        <w:spacing w:line="360" w:lineRule="auto"/>
        <w:rPr>
          <w:rFonts w:ascii="Times New Roman" w:eastAsia="宋体" w:hAnsi="Times New Roman"/>
          <w:sz w:val="24"/>
          <w:szCs w:val="28"/>
        </w:rPr>
      </w:pPr>
      <w:r>
        <w:rPr>
          <w:rFonts w:ascii="Times New Roman" w:eastAsia="宋体" w:hAnsi="Times New Roman" w:hint="eastAsia"/>
          <w:sz w:val="24"/>
          <w:szCs w:val="28"/>
        </w:rPr>
        <w:t>根据</w:t>
      </w:r>
      <w:r w:rsidR="00807E39" w:rsidRPr="007F51D1">
        <w:rPr>
          <w:rFonts w:ascii="Times New Roman" w:eastAsia="宋体" w:hAnsi="Times New Roman"/>
          <w:sz w:val="24"/>
          <w:szCs w:val="28"/>
        </w:rPr>
        <w:t>等式（</w:t>
      </w:r>
      <w:r w:rsidR="00807E39" w:rsidRPr="007F51D1">
        <w:rPr>
          <w:rFonts w:ascii="Times New Roman" w:eastAsia="宋体" w:hAnsi="Times New Roman"/>
          <w:sz w:val="24"/>
          <w:szCs w:val="28"/>
        </w:rPr>
        <w:t>1</w:t>
      </w:r>
      <w:r w:rsidR="00807E39" w:rsidRPr="007F51D1">
        <w:rPr>
          <w:rFonts w:ascii="Times New Roman" w:eastAsia="宋体" w:hAnsi="Times New Roman"/>
          <w:sz w:val="24"/>
          <w:szCs w:val="28"/>
        </w:rPr>
        <w:t>）</w:t>
      </w:r>
      <w:r w:rsidR="00A1594C">
        <w:rPr>
          <w:rFonts w:ascii="Times New Roman" w:eastAsia="宋体" w:hAnsi="Times New Roman" w:hint="eastAsia"/>
          <w:sz w:val="24"/>
          <w:szCs w:val="28"/>
        </w:rPr>
        <w:t>、</w:t>
      </w:r>
      <w:r w:rsidR="00807E39" w:rsidRPr="007F51D1">
        <w:rPr>
          <w:rFonts w:ascii="Times New Roman" w:eastAsia="宋体" w:hAnsi="Times New Roman"/>
          <w:sz w:val="24"/>
          <w:szCs w:val="28"/>
        </w:rPr>
        <w:t>（</w:t>
      </w:r>
      <w:r w:rsidR="00807E39" w:rsidRPr="007F51D1">
        <w:rPr>
          <w:rFonts w:ascii="Times New Roman" w:eastAsia="宋体" w:hAnsi="Times New Roman"/>
          <w:sz w:val="24"/>
          <w:szCs w:val="28"/>
        </w:rPr>
        <w:t>2</w:t>
      </w:r>
      <w:r w:rsidR="00807E39" w:rsidRPr="007F51D1">
        <w:rPr>
          <w:rFonts w:ascii="Times New Roman" w:eastAsia="宋体" w:hAnsi="Times New Roman"/>
          <w:sz w:val="24"/>
          <w:szCs w:val="28"/>
        </w:rPr>
        <w:t>）</w:t>
      </w:r>
      <w:r w:rsidR="00A1594C">
        <w:rPr>
          <w:rFonts w:ascii="Times New Roman" w:eastAsia="宋体" w:hAnsi="Times New Roman" w:hint="eastAsia"/>
          <w:sz w:val="24"/>
          <w:szCs w:val="28"/>
        </w:rPr>
        <w:t>和（</w:t>
      </w:r>
      <w:r w:rsidR="00A1594C">
        <w:rPr>
          <w:rFonts w:ascii="Times New Roman" w:eastAsia="宋体" w:hAnsi="Times New Roman" w:hint="eastAsia"/>
          <w:sz w:val="24"/>
          <w:szCs w:val="28"/>
        </w:rPr>
        <w:t>3</w:t>
      </w:r>
      <w:r w:rsidR="00A1594C">
        <w:rPr>
          <w:rFonts w:ascii="Times New Roman" w:eastAsia="宋体" w:hAnsi="Times New Roman" w:hint="eastAsia"/>
          <w:sz w:val="24"/>
          <w:szCs w:val="28"/>
        </w:rPr>
        <w:t>）</w:t>
      </w:r>
      <w:r>
        <w:rPr>
          <w:rFonts w:ascii="Times New Roman" w:eastAsia="宋体" w:hAnsi="Times New Roman" w:hint="eastAsia"/>
          <w:sz w:val="24"/>
          <w:szCs w:val="28"/>
        </w:rPr>
        <w:t>可以</w:t>
      </w:r>
      <w:r w:rsidR="00807E39" w:rsidRPr="007F51D1">
        <w:rPr>
          <w:rFonts w:ascii="Times New Roman" w:eastAsia="宋体" w:hAnsi="Times New Roman"/>
          <w:sz w:val="24"/>
          <w:szCs w:val="28"/>
        </w:rPr>
        <w:t>表示</w:t>
      </w:r>
      <w:r w:rsidR="00136010">
        <w:rPr>
          <w:rFonts w:ascii="Times New Roman" w:eastAsia="宋体" w:hAnsi="Times New Roman" w:hint="eastAsia"/>
          <w:sz w:val="24"/>
          <w:szCs w:val="28"/>
        </w:rPr>
        <w:t>：</w:t>
      </w:r>
    </w:p>
    <w:p w14:paraId="5D9B7EA4" w14:textId="176B71CF" w:rsidR="00600415" w:rsidRPr="00600415" w:rsidRDefault="00506C65" w:rsidP="00807E39">
      <w:pPr>
        <w:spacing w:line="360" w:lineRule="auto"/>
        <w:ind w:firstLineChars="200" w:firstLine="480"/>
        <w:rPr>
          <w:rFonts w:ascii="Times New Roman" w:eastAsia="宋体" w:hAnsi="Times New Roman"/>
          <w:sz w:val="24"/>
          <w:szCs w:val="28"/>
        </w:rPr>
      </w:pPr>
      <m:oMathPara>
        <m:oMath>
          <m:eqArr>
            <m:eqArrPr>
              <m:maxDist m:val="1"/>
              <m:ctrlPr>
                <w:rPr>
                  <w:rFonts w:ascii="Cambria Math" w:eastAsia="宋体" w:hAnsi="Cambria Math"/>
                  <w:i/>
                  <w:sz w:val="24"/>
                  <w:szCs w:val="28"/>
                </w:rPr>
              </m:ctrlPr>
            </m:eqArrPr>
            <m:e>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ji</m:t>
                      </m:r>
                    </m:sub>
                  </m:sSub>
                </m:den>
              </m:f>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t</m:t>
                  </m:r>
                </m:sub>
                <m:sup/>
                <m:e>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e>
              </m:nary>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4</m:t>
                  </m:r>
                </m:e>
              </m:d>
            </m:e>
          </m:eqArr>
        </m:oMath>
      </m:oMathPara>
    </w:p>
    <w:p w14:paraId="2962582C" w14:textId="5734F898" w:rsidR="00807E39" w:rsidRPr="007F51D1" w:rsidRDefault="00807E39" w:rsidP="00136010">
      <w:pPr>
        <w:spacing w:line="360" w:lineRule="auto"/>
        <w:rPr>
          <w:rFonts w:ascii="Times New Roman" w:eastAsia="宋体" w:hAnsi="Times New Roman"/>
          <w:sz w:val="24"/>
          <w:szCs w:val="28"/>
        </w:rPr>
      </w:pPr>
      <w:r w:rsidRPr="007F51D1">
        <w:rPr>
          <w:rFonts w:ascii="Times New Roman" w:eastAsia="宋体" w:hAnsi="Times New Roman"/>
          <w:sz w:val="24"/>
          <w:szCs w:val="28"/>
        </w:rPr>
        <w:t>该方程通过突触可塑性的局部</w:t>
      </w:r>
      <w:r w:rsidR="00B36A71">
        <w:rPr>
          <w:rFonts w:ascii="Times New Roman" w:eastAsia="宋体" w:hAnsi="Times New Roman" w:hint="eastAsia"/>
          <w:sz w:val="24"/>
          <w:szCs w:val="28"/>
        </w:rPr>
        <w:t>资格迹</w:t>
      </w:r>
      <w:r w:rsidRPr="007F51D1">
        <w:rPr>
          <w:rFonts w:ascii="Times New Roman" w:eastAsia="宋体" w:hAnsi="Times New Roman"/>
          <w:sz w:val="24"/>
          <w:szCs w:val="28"/>
        </w:rPr>
        <w:t>来近似网络损失梯度：将步骤</w:t>
      </w:r>
      <w:r w:rsidRPr="007F51D1">
        <w:rPr>
          <w:rFonts w:ascii="Times New Roman" w:eastAsia="宋体" w:hAnsi="Times New Roman"/>
          <w:sz w:val="24"/>
          <w:szCs w:val="28"/>
        </w:rPr>
        <w:t>t</w:t>
      </w:r>
      <w:r w:rsidRPr="007F51D1">
        <w:rPr>
          <w:rFonts w:ascii="Times New Roman" w:eastAsia="宋体" w:hAnsi="Times New Roman"/>
          <w:sz w:val="24"/>
          <w:szCs w:val="28"/>
        </w:rPr>
        <w:t>中的每个权重</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hint="eastAsia"/>
                <w:sz w:val="24"/>
                <w:szCs w:val="28"/>
              </w:rPr>
              <m:t>ji</m:t>
            </m:r>
          </m:sub>
        </m:sSub>
      </m:oMath>
      <w:r w:rsidRPr="007F51D1">
        <w:rPr>
          <w:rFonts w:ascii="Times New Roman" w:eastAsia="宋体" w:hAnsi="Times New Roman"/>
          <w:sz w:val="24"/>
          <w:szCs w:val="28"/>
        </w:rPr>
        <w:t>与</w:t>
      </w:r>
      <m:oMath>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oMath>
      <w:r w:rsidRPr="007F51D1">
        <w:rPr>
          <w:rFonts w:ascii="Times New Roman" w:eastAsia="宋体" w:hAnsi="Times New Roman"/>
          <w:sz w:val="24"/>
          <w:szCs w:val="28"/>
        </w:rPr>
        <w:t>成比例地改变，或者将这些所谓的标签累积在隐变量中，该隐变量偶尔被转换为实际的权重变化。因此，</w:t>
      </w:r>
      <w:r w:rsidRPr="00B36A71">
        <w:rPr>
          <w:rFonts w:ascii="Times New Roman" w:eastAsia="宋体" w:hAnsi="Times New Roman"/>
          <w:sz w:val="24"/>
          <w:szCs w:val="28"/>
        </w:rPr>
        <w:t>从严格意义上讲，</w:t>
      </w:r>
      <w:r w:rsidRPr="00B36A71">
        <w:rPr>
          <w:rFonts w:ascii="Times New Roman" w:eastAsia="宋体" w:hAnsi="Times New Roman"/>
          <w:sz w:val="24"/>
          <w:szCs w:val="28"/>
        </w:rPr>
        <w:t>e-prop</w:t>
      </w:r>
      <w:r w:rsidRPr="00B36A71">
        <w:rPr>
          <w:rFonts w:ascii="Times New Roman" w:eastAsia="宋体" w:hAnsi="Times New Roman"/>
          <w:sz w:val="24"/>
          <w:szCs w:val="28"/>
        </w:rPr>
        <w:t>是一种在线学习方法</w:t>
      </w:r>
      <w:r w:rsidR="00B36A71" w:rsidRPr="00B36A71">
        <w:rPr>
          <w:rFonts w:ascii="Times New Roman" w:eastAsia="宋体" w:hAnsi="Times New Roman" w:hint="eastAsia"/>
          <w:sz w:val="24"/>
          <w:szCs w:val="28"/>
        </w:rPr>
        <w:t>，可以在每个时间点更新权重</w:t>
      </w:r>
      <w:r w:rsidR="00B36A71">
        <w:rPr>
          <w:rFonts w:ascii="Times New Roman" w:eastAsia="宋体" w:hAnsi="Times New Roman" w:hint="eastAsia"/>
          <w:sz w:val="24"/>
          <w:szCs w:val="28"/>
        </w:rPr>
        <w:t>；</w:t>
      </w:r>
      <w:r w:rsidR="00B36A71" w:rsidRPr="00B36A71">
        <w:rPr>
          <w:rFonts w:ascii="Times New Roman" w:eastAsia="宋体" w:hAnsi="Times New Roman" w:hint="eastAsia"/>
          <w:sz w:val="24"/>
          <w:szCs w:val="28"/>
        </w:rPr>
        <w:t>而不</w:t>
      </w:r>
      <w:r w:rsidRPr="00B36A71">
        <w:rPr>
          <w:rFonts w:ascii="Times New Roman" w:eastAsia="宋体" w:hAnsi="Times New Roman"/>
          <w:sz w:val="24"/>
          <w:szCs w:val="28"/>
        </w:rPr>
        <w:t>需要像</w:t>
      </w:r>
      <w:r w:rsidRPr="00B36A71">
        <w:rPr>
          <w:rFonts w:ascii="Times New Roman" w:eastAsia="宋体" w:hAnsi="Times New Roman"/>
          <w:sz w:val="24"/>
          <w:szCs w:val="28"/>
        </w:rPr>
        <w:t>BPTT</w:t>
      </w:r>
      <w:r w:rsidR="00B36A71">
        <w:rPr>
          <w:rFonts w:ascii="Times New Roman" w:eastAsia="宋体" w:hAnsi="Times New Roman" w:hint="eastAsia"/>
          <w:sz w:val="24"/>
          <w:szCs w:val="28"/>
        </w:rPr>
        <w:t>算法，</w:t>
      </w:r>
      <w:r w:rsidR="00B36A71" w:rsidRPr="00B36A71">
        <w:rPr>
          <w:rFonts w:ascii="Times New Roman" w:eastAsia="宋体" w:hAnsi="Times New Roman" w:hint="eastAsia"/>
          <w:sz w:val="24"/>
          <w:szCs w:val="28"/>
        </w:rPr>
        <w:t>只有等一段时间训练完后才更新一次权重</w:t>
      </w:r>
      <w:r w:rsidRPr="00B36A71">
        <w:rPr>
          <w:rFonts w:ascii="Times New Roman" w:eastAsia="宋体" w:hAnsi="Times New Roman"/>
          <w:sz w:val="24"/>
          <w:szCs w:val="28"/>
        </w:rPr>
        <w:t>。</w:t>
      </w:r>
      <w:r w:rsidR="00B36A71">
        <w:rPr>
          <w:rFonts w:ascii="Times New Roman" w:eastAsia="宋体" w:hAnsi="Times New Roman" w:hint="eastAsia"/>
          <w:sz w:val="24"/>
          <w:szCs w:val="28"/>
        </w:rPr>
        <w:t>所以与</w:t>
      </w:r>
      <w:r w:rsidR="00B36A71">
        <w:rPr>
          <w:rFonts w:ascii="Times New Roman" w:eastAsia="宋体" w:hAnsi="Times New Roman" w:hint="eastAsia"/>
          <w:sz w:val="24"/>
          <w:szCs w:val="28"/>
        </w:rPr>
        <w:t>B</w:t>
      </w:r>
      <w:r w:rsidR="00B36A71">
        <w:rPr>
          <w:rFonts w:ascii="Times New Roman" w:eastAsia="宋体" w:hAnsi="Times New Roman"/>
          <w:sz w:val="24"/>
          <w:szCs w:val="28"/>
        </w:rPr>
        <w:t>PTT</w:t>
      </w:r>
      <w:r w:rsidR="00B36A71">
        <w:rPr>
          <w:rFonts w:ascii="Times New Roman" w:eastAsia="宋体" w:hAnsi="Times New Roman" w:hint="eastAsia"/>
          <w:sz w:val="24"/>
          <w:szCs w:val="28"/>
        </w:rPr>
        <w:t>算法相比，</w:t>
      </w:r>
      <w:r w:rsidR="00B36A71">
        <w:rPr>
          <w:rFonts w:ascii="Times New Roman" w:eastAsia="宋体" w:hAnsi="Times New Roman"/>
          <w:sz w:val="24"/>
          <w:szCs w:val="28"/>
        </w:rPr>
        <w:t>e-prop</w:t>
      </w:r>
      <w:r w:rsidR="00B36A71">
        <w:rPr>
          <w:rFonts w:ascii="Times New Roman" w:eastAsia="宋体" w:hAnsi="Times New Roman" w:hint="eastAsia"/>
          <w:sz w:val="24"/>
          <w:szCs w:val="28"/>
        </w:rPr>
        <w:t>算法在生物学上</w:t>
      </w:r>
      <w:r w:rsidR="00B36A71">
        <w:rPr>
          <w:rFonts w:ascii="Times New Roman" w:eastAsia="宋体" w:hAnsi="Times New Roman" w:hint="eastAsia"/>
          <w:sz w:val="24"/>
          <w:szCs w:val="28"/>
        </w:rPr>
        <w:lastRenderedPageBreak/>
        <w:t>更有可能实现。</w:t>
      </w:r>
    </w:p>
    <w:p w14:paraId="3CDD6374" w14:textId="68552549" w:rsidR="00807E39" w:rsidRPr="007F51D1" w:rsidRDefault="00807E39" w:rsidP="00807E39">
      <w:pPr>
        <w:spacing w:line="360" w:lineRule="auto"/>
        <w:ind w:firstLineChars="200" w:firstLine="480"/>
        <w:rPr>
          <w:rFonts w:ascii="Times New Roman" w:eastAsia="宋体" w:hAnsi="Times New Roman"/>
          <w:sz w:val="24"/>
          <w:szCs w:val="28"/>
        </w:rPr>
      </w:pPr>
      <w:r w:rsidRPr="007F51D1">
        <w:rPr>
          <w:rFonts w:ascii="Times New Roman" w:eastAsia="宋体" w:hAnsi="Times New Roman" w:hint="eastAsia"/>
          <w:sz w:val="24"/>
          <w:szCs w:val="28"/>
        </w:rPr>
        <w:t>由于学习信号</w:t>
      </w:r>
      <m:oMath>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oMath>
      <w:r w:rsidRPr="007F51D1">
        <w:rPr>
          <w:rFonts w:ascii="Times New Roman" w:eastAsia="宋体" w:hAnsi="Times New Roman"/>
          <w:sz w:val="24"/>
          <w:szCs w:val="28"/>
        </w:rPr>
        <w:t>的理想值</w:t>
      </w:r>
      <m:oMath>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den>
        </m:f>
      </m:oMath>
      <w:r w:rsidRPr="007F51D1">
        <w:rPr>
          <w:rFonts w:ascii="Times New Roman" w:eastAsia="宋体" w:hAnsi="Times New Roman"/>
          <w:sz w:val="24"/>
          <w:szCs w:val="28"/>
        </w:rPr>
        <w:t>还</w:t>
      </w:r>
      <w:r w:rsidR="00C71CAD">
        <w:rPr>
          <w:rFonts w:ascii="Times New Roman" w:eastAsia="宋体" w:hAnsi="Times New Roman" w:hint="eastAsia"/>
          <w:sz w:val="24"/>
          <w:szCs w:val="28"/>
        </w:rPr>
        <w:t>包含了</w:t>
      </w:r>
      <w:r w:rsidRPr="007F51D1">
        <w:rPr>
          <w:rFonts w:ascii="Times New Roman" w:eastAsia="宋体" w:hAnsi="Times New Roman"/>
          <w:sz w:val="24"/>
          <w:szCs w:val="28"/>
        </w:rPr>
        <w:t>神经元</w:t>
      </w:r>
      <w:r w:rsidRPr="007F51D1">
        <w:rPr>
          <w:rFonts w:ascii="Times New Roman" w:eastAsia="宋体" w:hAnsi="Times New Roman"/>
          <w:sz w:val="24"/>
          <w:szCs w:val="28"/>
        </w:rPr>
        <w:t>j</w:t>
      </w:r>
      <w:r w:rsidRPr="007F51D1">
        <w:rPr>
          <w:rFonts w:ascii="Times New Roman" w:eastAsia="宋体" w:hAnsi="Times New Roman"/>
          <w:sz w:val="24"/>
          <w:szCs w:val="28"/>
        </w:rPr>
        <w:t>的当前尖峰输出</w:t>
      </w:r>
      <m:oMath>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hint="eastAsia"/>
                <w:sz w:val="24"/>
                <w:szCs w:val="28"/>
              </w:rPr>
              <m:t>j</m:t>
            </m:r>
          </m:sub>
          <m:sup>
            <m:r>
              <w:rPr>
                <w:rFonts w:ascii="Cambria Math" w:eastAsia="宋体" w:hAnsi="Cambria Math" w:hint="eastAsia"/>
                <w:sz w:val="24"/>
                <w:szCs w:val="28"/>
              </w:rPr>
              <m:t>t</m:t>
            </m:r>
          </m:sup>
        </m:sSubSup>
      </m:oMath>
      <w:r w:rsidRPr="007F51D1">
        <w:rPr>
          <w:rFonts w:ascii="Times New Roman" w:eastAsia="宋体" w:hAnsi="Times New Roman"/>
          <w:sz w:val="24"/>
          <w:szCs w:val="28"/>
        </w:rPr>
        <w:t>可能通过其他神经元的未来尖峰对</w:t>
      </w:r>
      <w:r w:rsidRPr="007F51D1">
        <w:rPr>
          <w:rFonts w:ascii="Times New Roman" w:eastAsia="宋体" w:hAnsi="Times New Roman"/>
          <w:sz w:val="24"/>
          <w:szCs w:val="28"/>
        </w:rPr>
        <w:t>E</w:t>
      </w:r>
      <w:r w:rsidR="00C71CAD">
        <w:rPr>
          <w:rFonts w:ascii="Times New Roman" w:eastAsia="宋体" w:hAnsi="Times New Roman" w:hint="eastAsia"/>
          <w:sz w:val="24"/>
          <w:szCs w:val="28"/>
        </w:rPr>
        <w:t>所</w:t>
      </w:r>
      <w:r w:rsidRPr="007F51D1">
        <w:rPr>
          <w:rFonts w:ascii="Times New Roman" w:eastAsia="宋体" w:hAnsi="Times New Roman"/>
          <w:sz w:val="24"/>
          <w:szCs w:val="28"/>
        </w:rPr>
        <w:t>产生的影响，因此</w:t>
      </w:r>
      <w:r w:rsidR="00C71CAD">
        <w:rPr>
          <w:rFonts w:ascii="Times New Roman" w:eastAsia="宋体" w:hAnsi="Times New Roman" w:hint="eastAsia"/>
          <w:sz w:val="24"/>
          <w:szCs w:val="28"/>
        </w:rPr>
        <w:t>该</w:t>
      </w:r>
      <w:r w:rsidRPr="007F51D1">
        <w:rPr>
          <w:rFonts w:ascii="Times New Roman" w:eastAsia="宋体" w:hAnsi="Times New Roman"/>
          <w:sz w:val="24"/>
          <w:szCs w:val="28"/>
        </w:rPr>
        <w:t>精确值通常在时间</w:t>
      </w:r>
      <w:r w:rsidRPr="007F51D1">
        <w:rPr>
          <w:rFonts w:ascii="Times New Roman" w:eastAsia="宋体" w:hAnsi="Times New Roman"/>
          <w:sz w:val="24"/>
          <w:szCs w:val="28"/>
        </w:rPr>
        <w:t>t</w:t>
      </w:r>
      <w:r w:rsidR="00C71CAD">
        <w:rPr>
          <w:rFonts w:ascii="Times New Roman" w:eastAsia="宋体" w:hAnsi="Times New Roman" w:hint="eastAsia"/>
          <w:sz w:val="24"/>
          <w:szCs w:val="28"/>
        </w:rPr>
        <w:t>上</w:t>
      </w:r>
      <w:r w:rsidRPr="007F51D1">
        <w:rPr>
          <w:rFonts w:ascii="Times New Roman" w:eastAsia="宋体" w:hAnsi="Times New Roman"/>
          <w:sz w:val="24"/>
          <w:szCs w:val="28"/>
        </w:rPr>
        <w:t>不可</w:t>
      </w:r>
      <w:r w:rsidR="00C71CAD">
        <w:rPr>
          <w:rFonts w:ascii="Times New Roman" w:eastAsia="宋体" w:hAnsi="Times New Roman" w:hint="eastAsia"/>
          <w:sz w:val="24"/>
          <w:szCs w:val="28"/>
        </w:rPr>
        <w:t>导</w:t>
      </w:r>
      <w:r w:rsidRPr="007F51D1">
        <w:rPr>
          <w:rFonts w:ascii="Times New Roman" w:eastAsia="宋体" w:hAnsi="Times New Roman" w:hint="eastAsia"/>
          <w:sz w:val="24"/>
          <w:szCs w:val="28"/>
        </w:rPr>
        <w:t>。</w:t>
      </w:r>
      <w:r w:rsidR="00C71CAD">
        <w:rPr>
          <w:rFonts w:ascii="Times New Roman" w:eastAsia="宋体" w:hAnsi="Times New Roman"/>
          <w:sz w:val="24"/>
          <w:szCs w:val="28"/>
        </w:rPr>
        <w:t>e-prop</w:t>
      </w:r>
      <w:r w:rsidR="00C71CAD">
        <w:rPr>
          <w:rFonts w:ascii="Times New Roman" w:eastAsia="宋体" w:hAnsi="Times New Roman" w:hint="eastAsia"/>
          <w:sz w:val="24"/>
          <w:szCs w:val="28"/>
        </w:rPr>
        <w:t>算法</w:t>
      </w:r>
      <w:r w:rsidRPr="007F51D1">
        <w:rPr>
          <w:rFonts w:ascii="Times New Roman" w:eastAsia="宋体" w:hAnsi="Times New Roman" w:hint="eastAsia"/>
          <w:sz w:val="24"/>
          <w:szCs w:val="28"/>
        </w:rPr>
        <w:t>用近似值来代替，比如</w:t>
      </w:r>
      <m:oMath>
        <m:f>
          <m:fPr>
            <m:ctrlPr>
              <w:rPr>
                <w:rFonts w:ascii="Cambria Math" w:eastAsia="宋体" w:hAnsi="Cambria Math"/>
                <w:i/>
                <w:sz w:val="24"/>
                <w:szCs w:val="28"/>
              </w:rPr>
            </m:ctrlPr>
          </m:fPr>
          <m:num>
            <m:r>
              <w:rPr>
                <w:rFonts w:ascii="Cambria Math" w:eastAsia="宋体" w:hAnsi="Cambria Math"/>
                <w:sz w:val="24"/>
                <w:szCs w:val="28"/>
              </w:rPr>
              <m:t>∂E</m:t>
            </m:r>
          </m:num>
          <m:den>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den>
        </m:f>
      </m:oMath>
      <w:r w:rsidRPr="007F51D1">
        <w:rPr>
          <w:rFonts w:ascii="Times New Roman" w:eastAsia="宋体" w:hAnsi="Times New Roman"/>
          <w:sz w:val="24"/>
          <w:szCs w:val="28"/>
        </w:rPr>
        <w:t>，它忽略了这些间接影响</w:t>
      </w:r>
      <w:r w:rsidR="00C71CAD">
        <w:rPr>
          <w:rFonts w:ascii="Times New Roman" w:eastAsia="宋体" w:hAnsi="Times New Roman" w:hint="eastAsia"/>
          <w:sz w:val="24"/>
          <w:szCs w:val="28"/>
        </w:rPr>
        <w:t>，只关注</w:t>
      </w:r>
      <w:r w:rsidRPr="007F51D1">
        <w:rPr>
          <w:rFonts w:ascii="Times New Roman" w:eastAsia="宋体" w:hAnsi="Times New Roman"/>
          <w:sz w:val="24"/>
          <w:szCs w:val="28"/>
        </w:rPr>
        <w:t>尖峰</w:t>
      </w:r>
      <m:oMath>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oMath>
      <w:r w:rsidRPr="007F51D1">
        <w:rPr>
          <w:rFonts w:ascii="Times New Roman" w:eastAsia="宋体" w:hAnsi="Times New Roman"/>
          <w:sz w:val="24"/>
          <w:szCs w:val="28"/>
        </w:rPr>
        <w:t>对损失函数</w:t>
      </w:r>
      <w:r w:rsidRPr="007F51D1">
        <w:rPr>
          <w:rFonts w:ascii="Times New Roman" w:eastAsia="宋体" w:hAnsi="Times New Roman"/>
          <w:sz w:val="24"/>
          <w:szCs w:val="28"/>
        </w:rPr>
        <w:t>E</w:t>
      </w:r>
      <w:r w:rsidRPr="007F51D1">
        <w:rPr>
          <w:rFonts w:ascii="Times New Roman" w:eastAsia="宋体" w:hAnsi="Times New Roman"/>
          <w:sz w:val="24"/>
          <w:szCs w:val="28"/>
        </w:rPr>
        <w:t>的直接影响。该近似仅考虑</w:t>
      </w:r>
      <w:r w:rsidRPr="007F51D1">
        <w:rPr>
          <w:rFonts w:ascii="Times New Roman" w:eastAsia="宋体" w:hAnsi="Times New Roman"/>
          <w:sz w:val="24"/>
          <w:szCs w:val="28"/>
        </w:rPr>
        <w:t>RSNN</w:t>
      </w:r>
      <w:r w:rsidRPr="007F51D1">
        <w:rPr>
          <w:rFonts w:ascii="Times New Roman" w:eastAsia="宋体" w:hAnsi="Times New Roman"/>
          <w:sz w:val="24"/>
          <w:szCs w:val="28"/>
        </w:rPr>
        <w:t>的输出神经元</w:t>
      </w:r>
      <w:r w:rsidRPr="007F51D1">
        <w:rPr>
          <w:rFonts w:ascii="Times New Roman" w:eastAsia="宋体" w:hAnsi="Times New Roman"/>
          <w:sz w:val="24"/>
          <w:szCs w:val="28"/>
        </w:rPr>
        <w:t>k</w:t>
      </w:r>
      <w:r w:rsidRPr="007F51D1">
        <w:rPr>
          <w:rFonts w:ascii="Times New Roman" w:eastAsia="宋体" w:hAnsi="Times New Roman"/>
          <w:sz w:val="24"/>
          <w:szCs w:val="28"/>
        </w:rPr>
        <w:t>当前产生的损失，并使用神经元特定权重</w:t>
      </w:r>
      <m:oMath>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jk</m:t>
            </m:r>
          </m:sub>
        </m:sSub>
      </m:oMath>
      <w:r w:rsidRPr="007F51D1">
        <w:rPr>
          <w:rFonts w:ascii="Times New Roman" w:eastAsia="宋体" w:hAnsi="Times New Roman"/>
          <w:sz w:val="24"/>
          <w:szCs w:val="28"/>
        </w:rPr>
        <w:t>将其</w:t>
      </w:r>
      <w:r w:rsidR="00C71CAD">
        <w:rPr>
          <w:rFonts w:ascii="Times New Roman" w:eastAsia="宋体" w:hAnsi="Times New Roman" w:hint="eastAsia"/>
          <w:sz w:val="24"/>
          <w:szCs w:val="28"/>
        </w:rPr>
        <w:t>与</w:t>
      </w:r>
      <w:r w:rsidRPr="007F51D1">
        <w:rPr>
          <w:rFonts w:ascii="Times New Roman" w:eastAsia="宋体" w:hAnsi="Times New Roman"/>
          <w:sz w:val="24"/>
          <w:szCs w:val="28"/>
        </w:rPr>
        <w:t>网络神经元</w:t>
      </w:r>
      <w:r w:rsidRPr="007F51D1">
        <w:rPr>
          <w:rFonts w:ascii="Times New Roman" w:eastAsia="宋体" w:hAnsi="Times New Roman"/>
          <w:sz w:val="24"/>
          <w:szCs w:val="28"/>
        </w:rPr>
        <w:t>j</w:t>
      </w:r>
      <w:r w:rsidR="00C71CAD">
        <w:rPr>
          <w:rFonts w:ascii="Times New Roman" w:eastAsia="宋体" w:hAnsi="Times New Roman" w:hint="eastAsia"/>
          <w:sz w:val="24"/>
          <w:szCs w:val="28"/>
        </w:rPr>
        <w:t>联系起来</w:t>
      </w:r>
      <w:r w:rsidRPr="007F51D1">
        <w:rPr>
          <w:rFonts w:ascii="Times New Roman" w:eastAsia="宋体" w:hAnsi="Times New Roman"/>
          <w:sz w:val="24"/>
          <w:szCs w:val="28"/>
        </w:rPr>
        <w:t>：</w:t>
      </w:r>
    </w:p>
    <w:p w14:paraId="1020BEBF" w14:textId="7E82B419" w:rsidR="000821E6" w:rsidRPr="00600415" w:rsidRDefault="00506C65" w:rsidP="00600415">
      <w:pPr>
        <w:spacing w:line="360" w:lineRule="auto"/>
        <w:rPr>
          <w:rFonts w:ascii="Times New Roman" w:eastAsia="宋体" w:hAnsi="Times New Roman"/>
          <w:sz w:val="24"/>
          <w:szCs w:val="28"/>
        </w:rPr>
      </w:pPr>
      <m:oMathPara>
        <m:oMath>
          <m:eqArr>
            <m:eqArrPr>
              <m:maxDist m:val="1"/>
              <m:ctrlPr>
                <w:rPr>
                  <w:rFonts w:ascii="Cambria Math" w:eastAsia="宋体" w:hAnsi="Cambria Math"/>
                  <w:sz w:val="24"/>
                  <w:szCs w:val="28"/>
                </w:rPr>
              </m:ctrlPr>
            </m:eqArrPr>
            <m:e>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k</m:t>
                  </m:r>
                </m:sub>
                <m:sup/>
                <m:e>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jk</m:t>
                      </m:r>
                    </m:sub>
                  </m:sSub>
                  <m:limLow>
                    <m:limLowPr>
                      <m:ctrlPr>
                        <w:rPr>
                          <w:rFonts w:ascii="Cambria Math" w:eastAsia="宋体" w:hAnsi="Cambria Math"/>
                          <w:i/>
                          <w:sz w:val="24"/>
                          <w:szCs w:val="28"/>
                        </w:rPr>
                      </m:ctrlPr>
                    </m:limLowPr>
                    <m:e>
                      <m:groupChr>
                        <m:groupChrPr>
                          <m:ctrlPr>
                            <w:rPr>
                              <w:rFonts w:ascii="Cambria Math" w:eastAsia="宋体" w:hAnsi="Cambria Math"/>
                              <w:i/>
                              <w:sz w:val="24"/>
                              <w:szCs w:val="28"/>
                            </w:rPr>
                          </m:ctrlPr>
                        </m:groupChrPr>
                        <m:e>
                          <m:d>
                            <m:dPr>
                              <m:ctrlPr>
                                <w:rPr>
                                  <w:rFonts w:ascii="Cambria Math" w:eastAsia="宋体" w:hAnsi="Cambria Math"/>
                                  <w:i/>
                                  <w:sz w:val="24"/>
                                  <w:szCs w:val="28"/>
                                </w:rPr>
                              </m:ctrlPr>
                            </m:dPr>
                            <m:e>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hint="eastAsia"/>
                                      <w:sz w:val="24"/>
                                      <w:szCs w:val="28"/>
                                    </w:rPr>
                                    <m:t>k</m:t>
                                  </m:r>
                                </m:sub>
                                <m:sup>
                                  <m:r>
                                    <w:rPr>
                                      <w:rFonts w:ascii="Cambria Math" w:eastAsia="宋体" w:hAnsi="Cambria Math" w:hint="eastAsia"/>
                                      <w:sz w:val="24"/>
                                      <w:szCs w:val="28"/>
                                    </w:rPr>
                                    <m:t>t</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hint="eastAsia"/>
                                      <w:sz w:val="24"/>
                                      <w:szCs w:val="28"/>
                                    </w:rPr>
                                    <m:t>k</m:t>
                                  </m:r>
                                </m:sub>
                                <m:sup>
                                  <m:r>
                                    <w:rPr>
                                      <w:rFonts w:ascii="Cambria Math" w:eastAsia="宋体" w:hAnsi="Cambria Math"/>
                                      <w:sz w:val="24"/>
                                      <w:szCs w:val="28"/>
                                    </w:rPr>
                                    <m:t>*,</m:t>
                                  </m:r>
                                  <m:r>
                                    <w:rPr>
                                      <w:rFonts w:ascii="Cambria Math" w:eastAsia="宋体" w:hAnsi="Cambria Math" w:hint="eastAsia"/>
                                      <w:sz w:val="24"/>
                                      <w:szCs w:val="28"/>
                                    </w:rPr>
                                    <m:t>t</m:t>
                                  </m:r>
                                </m:sup>
                              </m:sSubSup>
                            </m:e>
                          </m:d>
                        </m:e>
                      </m:groupChr>
                    </m:e>
                    <m:lim>
                      <m:r>
                        <w:rPr>
                          <w:rFonts w:ascii="Cambria Math" w:eastAsia="宋体" w:hAnsi="Cambria Math" w:hint="eastAsia"/>
                          <w:sz w:val="24"/>
                          <w:szCs w:val="28"/>
                        </w:rPr>
                        <m:t>输出神经元</m:t>
                      </m:r>
                      <m:r>
                        <w:rPr>
                          <w:rFonts w:ascii="Cambria Math" w:eastAsia="宋体" w:hAnsi="Cambria Math" w:hint="eastAsia"/>
                          <w:sz w:val="24"/>
                          <w:szCs w:val="28"/>
                        </w:rPr>
                        <m:t>k</m:t>
                      </m:r>
                      <m:r>
                        <w:rPr>
                          <w:rFonts w:ascii="Cambria Math" w:eastAsia="宋体" w:hAnsi="Cambria Math" w:hint="eastAsia"/>
                          <w:sz w:val="24"/>
                          <w:szCs w:val="28"/>
                        </w:rPr>
                        <m:t>在时间</m:t>
                      </m:r>
                      <m:r>
                        <w:rPr>
                          <w:rFonts w:ascii="Cambria Math" w:eastAsia="宋体" w:hAnsi="Cambria Math" w:hint="eastAsia"/>
                          <w:sz w:val="24"/>
                          <w:szCs w:val="28"/>
                        </w:rPr>
                        <m:t>t</m:t>
                      </m:r>
                      <m:r>
                        <w:rPr>
                          <w:rFonts w:ascii="Cambria Math" w:eastAsia="宋体" w:hAnsi="Cambria Math" w:hint="eastAsia"/>
                          <w:sz w:val="24"/>
                          <w:szCs w:val="28"/>
                        </w:rPr>
                        <m:t>的偏差</m:t>
                      </m:r>
                    </m:lim>
                  </m:limLow>
                </m:e>
              </m:nary>
              <m:r>
                <w:rPr>
                  <w:rFonts w:ascii="Cambria Math" w:eastAsia="宋体" w:hAnsi="Cambria Math"/>
                  <w:sz w:val="24"/>
                  <w:szCs w:val="28"/>
                </w:rPr>
                <m:t>#</m:t>
              </m:r>
              <m:d>
                <m:dPr>
                  <m:ctrlPr>
                    <w:rPr>
                      <w:rFonts w:ascii="Cambria Math" w:eastAsia="宋体" w:hAnsi="Cambria Math"/>
                      <w:sz w:val="24"/>
                      <w:szCs w:val="28"/>
                    </w:rPr>
                  </m:ctrlPr>
                </m:dPr>
                <m:e>
                  <m:r>
                    <m:rPr>
                      <m:sty m:val="p"/>
                    </m:rPr>
                    <w:rPr>
                      <w:rFonts w:ascii="Cambria Math" w:eastAsia="宋体" w:hAnsi="Cambria Math"/>
                      <w:sz w:val="24"/>
                      <w:szCs w:val="28"/>
                    </w:rPr>
                    <m:t>5</m:t>
                  </m:r>
                </m:e>
              </m:d>
              <m:ctrlPr>
                <w:rPr>
                  <w:rFonts w:ascii="Cambria Math" w:eastAsia="宋体" w:hAnsi="Cambria Math"/>
                  <w:i/>
                  <w:sz w:val="24"/>
                  <w:szCs w:val="28"/>
                </w:rPr>
              </m:ctrlPr>
            </m:e>
          </m:eqArr>
        </m:oMath>
      </m:oMathPara>
    </w:p>
    <w:p w14:paraId="238827BF" w14:textId="310E4ECE" w:rsidR="00807E39" w:rsidRPr="007F51D1" w:rsidRDefault="00807E39" w:rsidP="00807E39">
      <w:pPr>
        <w:spacing w:line="360" w:lineRule="auto"/>
        <w:ind w:firstLineChars="200" w:firstLine="480"/>
        <w:rPr>
          <w:rFonts w:ascii="Times New Roman" w:eastAsia="宋体" w:hAnsi="Times New Roman"/>
          <w:sz w:val="24"/>
          <w:szCs w:val="28"/>
        </w:rPr>
      </w:pPr>
      <w:r w:rsidRPr="007F51D1">
        <w:rPr>
          <w:rFonts w:ascii="Times New Roman" w:eastAsia="宋体" w:hAnsi="Times New Roman" w:hint="eastAsia"/>
          <w:sz w:val="24"/>
          <w:szCs w:val="28"/>
        </w:rPr>
        <w:t>尽管该近似学习信号</w:t>
      </w:r>
      <m:oMath>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oMath>
      <w:r w:rsidRPr="007F51D1">
        <w:rPr>
          <w:rFonts w:ascii="Times New Roman" w:eastAsia="宋体" w:hAnsi="Times New Roman"/>
          <w:sz w:val="24"/>
          <w:szCs w:val="28"/>
        </w:rPr>
        <w:t>仅</w:t>
      </w:r>
      <w:r w:rsidR="00C71CAD">
        <w:rPr>
          <w:rFonts w:ascii="Times New Roman" w:eastAsia="宋体" w:hAnsi="Times New Roman" w:hint="eastAsia"/>
          <w:sz w:val="24"/>
          <w:szCs w:val="28"/>
        </w:rPr>
        <w:t>计算</w:t>
      </w:r>
      <w:r w:rsidRPr="007F51D1">
        <w:rPr>
          <w:rFonts w:ascii="Times New Roman" w:eastAsia="宋体" w:hAnsi="Times New Roman"/>
          <w:sz w:val="24"/>
          <w:szCs w:val="28"/>
        </w:rPr>
        <w:t>在当前时间步长</w:t>
      </w:r>
      <w:r w:rsidRPr="007F51D1">
        <w:rPr>
          <w:rFonts w:ascii="Times New Roman" w:eastAsia="宋体" w:hAnsi="Times New Roman"/>
          <w:sz w:val="24"/>
          <w:szCs w:val="28"/>
        </w:rPr>
        <w:t>t</w:t>
      </w:r>
      <w:r w:rsidRPr="007F51D1">
        <w:rPr>
          <w:rFonts w:ascii="Times New Roman" w:eastAsia="宋体" w:hAnsi="Times New Roman"/>
          <w:sz w:val="24"/>
          <w:szCs w:val="28"/>
        </w:rPr>
        <w:t>处出现的误差，但它在等式（</w:t>
      </w:r>
      <w:r w:rsidR="00A1594C">
        <w:rPr>
          <w:rFonts w:ascii="Times New Roman" w:eastAsia="宋体" w:hAnsi="Times New Roman"/>
          <w:sz w:val="24"/>
          <w:szCs w:val="28"/>
        </w:rPr>
        <w:t>4</w:t>
      </w:r>
      <w:r w:rsidRPr="007F51D1">
        <w:rPr>
          <w:rFonts w:ascii="Times New Roman" w:eastAsia="宋体" w:hAnsi="Times New Roman"/>
          <w:sz w:val="24"/>
          <w:szCs w:val="28"/>
        </w:rPr>
        <w:t>）中与资格轨迹</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oMath>
      <w:r w:rsidRPr="007F51D1">
        <w:rPr>
          <w:rFonts w:ascii="Times New Roman" w:eastAsia="宋体" w:hAnsi="Times New Roman"/>
          <w:sz w:val="24"/>
          <w:szCs w:val="28"/>
        </w:rPr>
        <w:t>相结合，该资格迹可以追溯到神经元</w:t>
      </w:r>
      <w:r w:rsidRPr="007F51D1">
        <w:rPr>
          <w:rFonts w:ascii="Times New Roman" w:eastAsia="宋体" w:hAnsi="Times New Roman"/>
          <w:sz w:val="24"/>
          <w:szCs w:val="28"/>
        </w:rPr>
        <w:t>j</w:t>
      </w:r>
      <w:r w:rsidRPr="007F51D1">
        <w:rPr>
          <w:rFonts w:ascii="Times New Roman" w:eastAsia="宋体" w:hAnsi="Times New Roman"/>
          <w:sz w:val="24"/>
          <w:szCs w:val="28"/>
        </w:rPr>
        <w:t>的过去，从而减轻了通过在时间上向后传播信号来解决时间信</w:t>
      </w:r>
      <w:r w:rsidR="00C71CAD">
        <w:rPr>
          <w:rFonts w:ascii="Times New Roman" w:eastAsia="宋体" w:hAnsi="Times New Roman" w:hint="eastAsia"/>
          <w:sz w:val="24"/>
          <w:szCs w:val="28"/>
        </w:rPr>
        <w:t>度</w:t>
      </w:r>
      <w:r w:rsidRPr="007F51D1">
        <w:rPr>
          <w:rFonts w:ascii="Times New Roman" w:eastAsia="宋体" w:hAnsi="Times New Roman"/>
          <w:sz w:val="24"/>
          <w:szCs w:val="28"/>
        </w:rPr>
        <w:t>分配问题的需要（如</w:t>
      </w:r>
      <w:r w:rsidRPr="007F51D1">
        <w:rPr>
          <w:rFonts w:ascii="Times New Roman" w:eastAsia="宋体" w:hAnsi="Times New Roman"/>
          <w:sz w:val="24"/>
          <w:szCs w:val="28"/>
        </w:rPr>
        <w:t>BPTT</w:t>
      </w:r>
      <w:r w:rsidRPr="007F51D1">
        <w:rPr>
          <w:rFonts w:ascii="Times New Roman" w:eastAsia="宋体" w:hAnsi="Times New Roman"/>
          <w:sz w:val="24"/>
          <w:szCs w:val="28"/>
        </w:rPr>
        <w:t>）。</w:t>
      </w:r>
      <w:r w:rsidRPr="007F51D1">
        <w:rPr>
          <w:rFonts w:ascii="Times New Roman" w:eastAsia="宋体" w:hAnsi="Times New Roman"/>
          <w:sz w:val="24"/>
          <w:szCs w:val="28"/>
        </w:rPr>
        <w:t>e-prop</w:t>
      </w:r>
      <w:r w:rsidR="00C71CAD">
        <w:rPr>
          <w:rFonts w:ascii="Times New Roman" w:eastAsia="宋体" w:hAnsi="Times New Roman" w:hint="eastAsia"/>
          <w:sz w:val="24"/>
          <w:szCs w:val="28"/>
        </w:rPr>
        <w:t>算法</w:t>
      </w:r>
      <w:r w:rsidRPr="007F51D1">
        <w:rPr>
          <w:rFonts w:ascii="Times New Roman" w:eastAsia="宋体" w:hAnsi="Times New Roman"/>
          <w:sz w:val="24"/>
          <w:szCs w:val="28"/>
        </w:rPr>
        <w:t>将</w:t>
      </w:r>
      <w:r w:rsidR="005D41DF" w:rsidRPr="007F51D1">
        <w:rPr>
          <w:rFonts w:ascii="Times New Roman" w:eastAsia="宋体" w:hAnsi="Times New Roman" w:hint="eastAsia"/>
          <w:sz w:val="24"/>
          <w:szCs w:val="28"/>
        </w:rPr>
        <w:t>在线学习信号的权重</w:t>
      </w:r>
      <m:oMath>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jk</m:t>
            </m:r>
          </m:sub>
        </m:sSub>
      </m:oMath>
      <w:r w:rsidRPr="007F51D1">
        <w:rPr>
          <w:rFonts w:ascii="Times New Roman" w:eastAsia="宋体" w:hAnsi="Times New Roman"/>
          <w:sz w:val="24"/>
          <w:szCs w:val="28"/>
        </w:rPr>
        <w:t>设置为从神经元</w:t>
      </w:r>
      <w:r w:rsidRPr="007F51D1">
        <w:rPr>
          <w:rFonts w:ascii="Times New Roman" w:eastAsia="宋体" w:hAnsi="Times New Roman"/>
          <w:sz w:val="24"/>
          <w:szCs w:val="28"/>
        </w:rPr>
        <w:t>j</w:t>
      </w:r>
      <w:r w:rsidRPr="007F51D1">
        <w:rPr>
          <w:rFonts w:ascii="Times New Roman" w:eastAsia="宋体" w:hAnsi="Times New Roman"/>
          <w:sz w:val="24"/>
          <w:szCs w:val="28"/>
        </w:rPr>
        <w:t>到输出神经元</w:t>
      </w:r>
      <w:r w:rsidRPr="007F51D1">
        <w:rPr>
          <w:rFonts w:ascii="Times New Roman" w:eastAsia="宋体" w:hAnsi="Times New Roman"/>
          <w:sz w:val="24"/>
          <w:szCs w:val="28"/>
        </w:rPr>
        <w:t>k</w:t>
      </w:r>
      <w:r w:rsidRPr="007F51D1">
        <w:rPr>
          <w:rFonts w:ascii="Times New Roman" w:eastAsia="宋体" w:hAnsi="Times New Roman"/>
          <w:sz w:val="24"/>
          <w:szCs w:val="28"/>
        </w:rPr>
        <w:t>的突触连接的相应权重</w:t>
      </w:r>
      <m:oMath>
        <m:sSubSup>
          <m:sSubSupPr>
            <m:ctrlPr>
              <w:rPr>
                <w:rFonts w:ascii="Cambria Math" w:eastAsia="宋体" w:hAnsi="Cambria Math"/>
                <w:i/>
                <w:sz w:val="24"/>
                <w:szCs w:val="28"/>
              </w:rPr>
            </m:ctrlPr>
          </m:sSubSupPr>
          <m:e>
            <m:r>
              <w:rPr>
                <w:rFonts w:ascii="Cambria Math" w:eastAsia="宋体" w:hAnsi="Cambria Math"/>
                <w:sz w:val="24"/>
                <w:szCs w:val="28"/>
              </w:rPr>
              <m:t>W</m:t>
            </m:r>
          </m:e>
          <m:sub>
            <m:r>
              <w:rPr>
                <w:rFonts w:ascii="Cambria Math" w:eastAsia="宋体" w:hAnsi="Cambria Math"/>
                <w:sz w:val="24"/>
                <w:szCs w:val="28"/>
              </w:rPr>
              <m:t>kj</m:t>
            </m:r>
          </m:sub>
          <m:sup>
            <m:r>
              <w:rPr>
                <w:rFonts w:ascii="Cambria Math" w:eastAsia="宋体" w:hAnsi="Cambria Math"/>
                <w:sz w:val="24"/>
                <w:szCs w:val="28"/>
              </w:rPr>
              <m:t>out</m:t>
            </m:r>
          </m:sup>
        </m:sSubSup>
      </m:oMath>
      <w:r w:rsidRPr="007F51D1">
        <w:rPr>
          <w:rFonts w:ascii="Times New Roman" w:eastAsia="宋体" w:hAnsi="Times New Roman" w:hint="eastAsia"/>
          <w:sz w:val="24"/>
          <w:szCs w:val="28"/>
        </w:rPr>
        <w:t>。</w:t>
      </w:r>
      <w:r w:rsidRPr="007F51D1">
        <w:rPr>
          <w:rFonts w:ascii="Times New Roman" w:eastAsia="宋体" w:hAnsi="Times New Roman"/>
          <w:sz w:val="24"/>
          <w:szCs w:val="28"/>
        </w:rPr>
        <w:t>该学习信号</w:t>
      </w:r>
      <w:del w:id="103" w:author="马 国庆" w:date="2022-11-22T23:06:00Z">
        <w:r w:rsidRPr="007F51D1" w:rsidDel="00977641">
          <w:rPr>
            <w:rFonts w:ascii="Times New Roman" w:eastAsia="宋体" w:hAnsi="Times New Roman"/>
            <w:sz w:val="24"/>
            <w:szCs w:val="28"/>
          </w:rPr>
          <w:delText>实际上</w:delText>
        </w:r>
      </w:del>
      <w:r w:rsidRPr="007F51D1">
        <w:rPr>
          <w:rFonts w:ascii="Times New Roman" w:eastAsia="宋体" w:hAnsi="Times New Roman"/>
          <w:sz w:val="24"/>
          <w:szCs w:val="28"/>
        </w:rPr>
        <w:t>将在网络</w:t>
      </w:r>
      <w:del w:id="104" w:author="马 国庆" w:date="2022-11-22T23:07:00Z">
        <w:r w:rsidRPr="007F51D1" w:rsidDel="00977641">
          <w:rPr>
            <w:rFonts w:ascii="Times New Roman" w:eastAsia="宋体" w:hAnsi="Times New Roman"/>
            <w:sz w:val="24"/>
            <w:szCs w:val="28"/>
          </w:rPr>
          <w:delText>中</w:delText>
        </w:r>
      </w:del>
      <w:r w:rsidRPr="007F51D1">
        <w:rPr>
          <w:rFonts w:ascii="Times New Roman" w:eastAsia="宋体" w:hAnsi="Times New Roman"/>
          <w:sz w:val="24"/>
          <w:szCs w:val="28"/>
        </w:rPr>
        <w:t>没有重复连接的情况下实现</w:t>
      </w:r>
      <m:oMath>
        <m:f>
          <m:fPr>
            <m:ctrlPr>
              <w:rPr>
                <w:rFonts w:ascii="Cambria Math" w:eastAsia="宋体" w:hAnsi="Cambria Math"/>
                <w:i/>
                <w:sz w:val="24"/>
                <w:szCs w:val="28"/>
              </w:rPr>
            </m:ctrlPr>
          </m:fPr>
          <m:num>
            <m:r>
              <w:rPr>
                <w:rFonts w:ascii="Cambria Math" w:eastAsia="宋体" w:hAnsi="Cambria Math"/>
                <w:sz w:val="24"/>
                <w:szCs w:val="28"/>
              </w:rPr>
              <m:t>dE</m:t>
            </m:r>
          </m:num>
          <m:den>
            <m:r>
              <w:rPr>
                <w:rFonts w:ascii="Cambria Math" w:eastAsia="宋体" w:hAnsi="Cambria Math"/>
                <w:sz w:val="24"/>
                <w:szCs w:val="28"/>
              </w:rPr>
              <m:t>d</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j</m:t>
                </m:r>
              </m:sub>
              <m:sup>
                <m:r>
                  <w:rPr>
                    <w:rFonts w:ascii="Cambria Math" w:eastAsia="宋体" w:hAnsi="Cambria Math"/>
                    <w:sz w:val="24"/>
                    <w:szCs w:val="28"/>
                  </w:rPr>
                  <m:t>t</m:t>
                </m:r>
              </m:sup>
            </m:sSubSup>
          </m:den>
        </m:f>
      </m:oMath>
      <w:r w:rsidRPr="007F51D1">
        <w:rPr>
          <w:rFonts w:ascii="Times New Roman" w:eastAsia="宋体" w:hAnsi="Times New Roman"/>
          <w:sz w:val="24"/>
          <w:szCs w:val="28"/>
        </w:rPr>
        <w:t>。</w:t>
      </w:r>
    </w:p>
    <w:p w14:paraId="041BA102" w14:textId="7BD622DD" w:rsidR="00807E39" w:rsidRDefault="00807E39" w:rsidP="00807E39">
      <w:pPr>
        <w:spacing w:line="360" w:lineRule="auto"/>
        <w:ind w:firstLineChars="200" w:firstLine="480"/>
        <w:rPr>
          <w:rFonts w:ascii="Times New Roman" w:eastAsia="宋体" w:hAnsi="Times New Roman"/>
          <w:sz w:val="24"/>
          <w:szCs w:val="28"/>
        </w:rPr>
      </w:pPr>
      <w:r w:rsidRPr="00637DD8">
        <w:rPr>
          <w:rFonts w:ascii="Times New Roman" w:eastAsia="宋体" w:hAnsi="Times New Roman" w:hint="eastAsia"/>
          <w:sz w:val="24"/>
          <w:szCs w:val="28"/>
        </w:rPr>
        <w:t>深度</w:t>
      </w:r>
      <w:r w:rsidRPr="00637DD8">
        <w:rPr>
          <w:rFonts w:ascii="Times New Roman" w:eastAsia="宋体" w:hAnsi="Times New Roman"/>
          <w:sz w:val="24"/>
          <w:szCs w:val="28"/>
        </w:rPr>
        <w:t>RL</w:t>
      </w:r>
      <w:r w:rsidRPr="00637DD8">
        <w:rPr>
          <w:rFonts w:ascii="Times New Roman" w:eastAsia="宋体" w:hAnsi="Times New Roman"/>
          <w:sz w:val="24"/>
          <w:szCs w:val="28"/>
        </w:rPr>
        <w:t>的在线突触可塑性规则</w:t>
      </w:r>
      <w:r w:rsidR="005D41DF">
        <w:rPr>
          <w:rFonts w:ascii="Times New Roman" w:eastAsia="宋体" w:hAnsi="Times New Roman" w:hint="eastAsia"/>
          <w:sz w:val="24"/>
          <w:szCs w:val="28"/>
        </w:rPr>
        <w:t>如等式</w:t>
      </w:r>
      <w:r w:rsidRPr="00637DD8">
        <w:rPr>
          <w:rFonts w:ascii="Times New Roman" w:eastAsia="宋体" w:hAnsi="Times New Roman"/>
          <w:sz w:val="24"/>
          <w:szCs w:val="28"/>
        </w:rPr>
        <w:t>（</w:t>
      </w:r>
      <w:r w:rsidR="00A1594C">
        <w:rPr>
          <w:rFonts w:ascii="Times New Roman" w:eastAsia="宋体" w:hAnsi="Times New Roman"/>
          <w:sz w:val="24"/>
          <w:szCs w:val="28"/>
        </w:rPr>
        <w:t>6</w:t>
      </w:r>
      <w:r w:rsidRPr="00637DD8">
        <w:rPr>
          <w:rFonts w:ascii="Times New Roman" w:eastAsia="宋体" w:hAnsi="Times New Roman"/>
          <w:sz w:val="24"/>
          <w:szCs w:val="28"/>
        </w:rPr>
        <w:t>）</w:t>
      </w:r>
      <w:r w:rsidR="005D41DF">
        <w:rPr>
          <w:rFonts w:ascii="Times New Roman" w:eastAsia="宋体" w:hAnsi="Times New Roman" w:hint="eastAsia"/>
          <w:sz w:val="24"/>
          <w:szCs w:val="28"/>
        </w:rPr>
        <w:t>所示</w:t>
      </w:r>
      <w:r w:rsidRPr="00637DD8">
        <w:rPr>
          <w:rFonts w:ascii="Times New Roman" w:eastAsia="宋体" w:hAnsi="Times New Roman"/>
          <w:sz w:val="24"/>
          <w:szCs w:val="28"/>
        </w:rPr>
        <w:t>，其类似于等式（</w:t>
      </w:r>
      <w:r w:rsidR="00A1594C">
        <w:rPr>
          <w:rFonts w:ascii="Times New Roman" w:eastAsia="宋体" w:hAnsi="Times New Roman"/>
          <w:sz w:val="24"/>
          <w:szCs w:val="28"/>
        </w:rPr>
        <w:t>4</w:t>
      </w:r>
      <w:r w:rsidRPr="00637DD8">
        <w:rPr>
          <w:rFonts w:ascii="Times New Roman" w:eastAsia="宋体" w:hAnsi="Times New Roman"/>
          <w:sz w:val="24"/>
          <w:szCs w:val="28"/>
        </w:rPr>
        <w:t>），不同之处在于这里将衰减记忆滤波器</w:t>
      </w:r>
      <m:oMath>
        <m:sSub>
          <m:sSubPr>
            <m:ctrlPr>
              <w:rPr>
                <w:rFonts w:ascii="Cambria Math" w:eastAsia="宋体" w:hAnsi="Cambria Math"/>
                <w:i/>
                <w:sz w:val="24"/>
                <w:szCs w:val="28"/>
              </w:rPr>
            </m:ctrlPr>
          </m:sSubPr>
          <m:e>
            <m:r>
              <m:rPr>
                <m:scr m:val="script"/>
              </m:rPr>
              <w:rPr>
                <w:rFonts w:ascii="Cambria Math" w:eastAsia="宋体" w:hAnsi="Cambria Math"/>
                <w:sz w:val="24"/>
                <w:szCs w:val="28"/>
              </w:rPr>
              <m:t>F</m:t>
            </m:r>
          </m:e>
          <m:sub>
            <m:r>
              <w:rPr>
                <w:rFonts w:ascii="Cambria Math" w:eastAsia="宋体" w:hAnsi="Cambria Math"/>
                <w:sz w:val="24"/>
                <w:szCs w:val="28"/>
              </w:rPr>
              <m:t>γ</m:t>
            </m:r>
          </m:sub>
        </m:sSub>
      </m:oMath>
      <w:r w:rsidRPr="00637DD8">
        <w:rPr>
          <w:rFonts w:ascii="Times New Roman" w:eastAsia="宋体" w:hAnsi="Times New Roman"/>
          <w:sz w:val="24"/>
          <w:szCs w:val="28"/>
        </w:rPr>
        <w:t>应用于术语</w:t>
      </w:r>
      <m:oMath>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sSubSup>
          <m:sSubSupPr>
            <m:ctrlPr>
              <w:rPr>
                <w:rFonts w:ascii="Cambria Math" w:eastAsia="宋体" w:hAnsi="Cambria Math"/>
                <w:i/>
                <w:sz w:val="24"/>
                <w:szCs w:val="28"/>
              </w:rPr>
            </m:ctrlPr>
          </m:sSubSupPr>
          <m:e>
            <m:acc>
              <m:accPr>
                <m:chr m:val="̅"/>
                <m:ctrlPr>
                  <w:rPr>
                    <w:rFonts w:ascii="Cambria Math" w:eastAsia="宋体" w:hAnsi="Cambria Math"/>
                    <w:i/>
                    <w:sz w:val="24"/>
                    <w:szCs w:val="28"/>
                  </w:rPr>
                </m:ctrlPr>
              </m:accPr>
              <m:e>
                <m:r>
                  <w:rPr>
                    <w:rFonts w:ascii="Cambria Math" w:eastAsia="宋体" w:hAnsi="Cambria Math"/>
                    <w:sz w:val="24"/>
                    <w:szCs w:val="28"/>
                  </w:rPr>
                  <m:t>e</m:t>
                </m:r>
              </m:e>
            </m:acc>
          </m:e>
          <m:sub>
            <m:r>
              <w:rPr>
                <w:rFonts w:ascii="Cambria Math" w:eastAsia="宋体" w:hAnsi="Cambria Math"/>
                <w:sz w:val="24"/>
                <w:szCs w:val="28"/>
              </w:rPr>
              <m:t>ji</m:t>
            </m:r>
          </m:sub>
          <m:sup>
            <m:r>
              <w:rPr>
                <w:rFonts w:ascii="Cambria Math" w:eastAsia="宋体" w:hAnsi="Cambria Math"/>
                <w:sz w:val="24"/>
                <w:szCs w:val="28"/>
              </w:rPr>
              <m:t>t</m:t>
            </m:r>
          </m:sup>
        </m:sSubSup>
      </m:oMath>
      <w:r w:rsidRPr="00637DD8">
        <w:rPr>
          <w:rFonts w:ascii="Times New Roman" w:eastAsia="宋体" w:hAnsi="Times New Roman"/>
          <w:sz w:val="24"/>
          <w:szCs w:val="28"/>
        </w:rPr>
        <w:t>，其中</w:t>
      </w:r>
      <w:r w:rsidRPr="00637DD8">
        <w:rPr>
          <w:rFonts w:ascii="Times New Roman" w:eastAsia="宋体" w:hAnsi="Times New Roman"/>
          <w:sz w:val="24"/>
          <w:szCs w:val="28"/>
        </w:rPr>
        <w:t>γ</w:t>
      </w:r>
      <w:r w:rsidRPr="00637DD8">
        <w:rPr>
          <w:rFonts w:ascii="Times New Roman" w:eastAsia="宋体" w:hAnsi="Times New Roman"/>
          <w:sz w:val="24"/>
          <w:szCs w:val="28"/>
        </w:rPr>
        <w:t>是未来奖励的折扣因子，</w:t>
      </w:r>
      <m:oMath>
        <m:sSubSup>
          <m:sSubSupPr>
            <m:ctrlPr>
              <w:rPr>
                <w:rFonts w:ascii="Cambria Math" w:eastAsia="宋体" w:hAnsi="Cambria Math"/>
                <w:i/>
                <w:sz w:val="24"/>
                <w:szCs w:val="28"/>
              </w:rPr>
            </m:ctrlPr>
          </m:sSubSupPr>
          <m:e>
            <m:acc>
              <m:accPr>
                <m:chr m:val="̅"/>
                <m:ctrlPr>
                  <w:rPr>
                    <w:rFonts w:ascii="Cambria Math" w:eastAsia="宋体" w:hAnsi="Cambria Math"/>
                    <w:i/>
                    <w:sz w:val="24"/>
                    <w:szCs w:val="28"/>
                  </w:rPr>
                </m:ctrlPr>
              </m:accPr>
              <m:e>
                <m:r>
                  <w:rPr>
                    <w:rFonts w:ascii="Cambria Math" w:eastAsia="宋体" w:hAnsi="Cambria Math"/>
                    <w:sz w:val="24"/>
                    <w:szCs w:val="28"/>
                  </w:rPr>
                  <m:t>e</m:t>
                </m:r>
              </m:e>
            </m:acc>
          </m:e>
          <m:sub>
            <m:r>
              <w:rPr>
                <w:rFonts w:ascii="Cambria Math" w:eastAsia="宋体" w:hAnsi="Cambria Math"/>
                <w:sz w:val="24"/>
                <w:szCs w:val="28"/>
              </w:rPr>
              <m:t>ji</m:t>
            </m:r>
          </m:sub>
          <m:sup>
            <m:r>
              <w:rPr>
                <w:rFonts w:ascii="Cambria Math" w:eastAsia="宋体" w:hAnsi="Cambria Math"/>
                <w:sz w:val="24"/>
                <w:szCs w:val="28"/>
              </w:rPr>
              <m:t>t</m:t>
            </m:r>
          </m:sup>
        </m:sSubSup>
      </m:oMath>
      <w:r w:rsidRPr="00637DD8">
        <w:rPr>
          <w:rFonts w:ascii="Times New Roman" w:eastAsia="宋体" w:hAnsi="Times New Roman"/>
          <w:sz w:val="24"/>
          <w:szCs w:val="28"/>
        </w:rPr>
        <w:t>表示</w:t>
      </w:r>
      <w:r w:rsidR="005D41DF">
        <w:rPr>
          <w:rFonts w:ascii="Times New Roman" w:eastAsia="宋体" w:hAnsi="Times New Roman" w:hint="eastAsia"/>
          <w:sz w:val="24"/>
          <w:szCs w:val="28"/>
        </w:rPr>
        <w:t>经过</w:t>
      </w:r>
      <w:r w:rsidR="005D41DF" w:rsidRPr="00637DD8">
        <w:rPr>
          <w:rFonts w:ascii="Times New Roman" w:eastAsia="宋体" w:hAnsi="Times New Roman"/>
          <w:sz w:val="24"/>
          <w:szCs w:val="28"/>
        </w:rPr>
        <w:t>低通滤波</w:t>
      </w:r>
      <w:r w:rsidR="005D41DF">
        <w:rPr>
          <w:rFonts w:ascii="Times New Roman" w:eastAsia="宋体" w:hAnsi="Times New Roman" w:hint="eastAsia"/>
          <w:sz w:val="24"/>
          <w:szCs w:val="28"/>
        </w:rPr>
        <w:t>后的</w:t>
      </w:r>
      <w:r w:rsidRPr="00637DD8">
        <w:rPr>
          <w:rFonts w:ascii="Times New Roman" w:eastAsia="宋体" w:hAnsi="Times New Roman"/>
          <w:sz w:val="24"/>
          <w:szCs w:val="28"/>
        </w:rPr>
        <w:t>资格</w:t>
      </w:r>
      <w:r w:rsidR="005D41DF">
        <w:rPr>
          <w:rFonts w:ascii="Times New Roman" w:eastAsia="宋体" w:hAnsi="Times New Roman" w:hint="eastAsia"/>
          <w:sz w:val="24"/>
          <w:szCs w:val="28"/>
        </w:rPr>
        <w:t>迹</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ji</m:t>
            </m:r>
          </m:sub>
          <m:sup>
            <m:r>
              <w:rPr>
                <w:rFonts w:ascii="Cambria Math" w:eastAsia="宋体" w:hAnsi="Cambria Math"/>
                <w:sz w:val="24"/>
                <w:szCs w:val="28"/>
              </w:rPr>
              <m:t>t</m:t>
            </m:r>
          </m:sup>
        </m:sSubSup>
      </m:oMath>
      <w:r w:rsidRPr="00637DD8">
        <w:rPr>
          <w:rFonts w:ascii="Times New Roman" w:eastAsia="宋体" w:hAnsi="Times New Roman"/>
          <w:sz w:val="24"/>
          <w:szCs w:val="28"/>
        </w:rPr>
        <w:t>。该项在突触可塑性规则中乘以奖励预测误差</w:t>
      </w:r>
      <m:oMath>
        <m:sSup>
          <m:sSupPr>
            <m:ctrlPr>
              <w:rPr>
                <w:rFonts w:ascii="Cambria Math" w:eastAsia="宋体" w:hAnsi="Cambria Math"/>
                <w:i/>
                <w:sz w:val="24"/>
                <w:szCs w:val="28"/>
              </w:rPr>
            </m:ctrlPr>
          </m:sSupPr>
          <m:e>
            <m:r>
              <w:rPr>
                <w:rFonts w:ascii="Cambria Math" w:eastAsia="宋体" w:hAnsi="Cambria Math"/>
                <w:sz w:val="24"/>
                <w:szCs w:val="28"/>
              </w:rPr>
              <m:t>δ</m:t>
            </m:r>
          </m:e>
          <m:sup>
            <m:r>
              <w:rPr>
                <w:rFonts w:ascii="Cambria Math" w:eastAsia="宋体" w:hAnsi="Cambria Math"/>
                <w:sz w:val="24"/>
                <w:szCs w:val="28"/>
              </w:rPr>
              <m:t>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r</m:t>
            </m:r>
          </m:e>
          <m:sup>
            <m:r>
              <w:rPr>
                <w:rFonts w:ascii="Cambria Math" w:eastAsia="宋体" w:hAnsi="Cambria Math"/>
                <w:sz w:val="24"/>
                <w:szCs w:val="28"/>
              </w:rPr>
              <m:t>t</m:t>
            </m:r>
          </m:sup>
        </m:sSup>
        <m:r>
          <w:rPr>
            <w:rFonts w:ascii="Cambria Math" w:eastAsia="宋体" w:hAnsi="Cambria Math"/>
            <w:sz w:val="24"/>
            <w:szCs w:val="28"/>
          </w:rPr>
          <m:t>+γ</m:t>
        </m:r>
        <m:sSup>
          <m:sSupPr>
            <m:ctrlPr>
              <w:rPr>
                <w:rFonts w:ascii="Cambria Math" w:eastAsia="宋体" w:hAnsi="Cambria Math"/>
                <w:i/>
                <w:sz w:val="24"/>
                <w:szCs w:val="28"/>
              </w:rPr>
            </m:ctrlPr>
          </m:sSupPr>
          <m:e>
            <m:r>
              <w:rPr>
                <w:rFonts w:ascii="Cambria Math" w:eastAsia="宋体" w:hAnsi="Cambria Math"/>
                <w:sz w:val="24"/>
                <w:szCs w:val="28"/>
              </w:rPr>
              <m:t>V</m:t>
            </m:r>
          </m:e>
          <m:sup>
            <m:r>
              <w:rPr>
                <w:rFonts w:ascii="Cambria Math" w:eastAsia="宋体" w:hAnsi="Cambria Math"/>
                <w:sz w:val="24"/>
                <w:szCs w:val="28"/>
              </w:rPr>
              <m:t>t+1</m:t>
            </m:r>
          </m:sup>
        </m:sSup>
        <m:r>
          <w:rPr>
            <w:rFonts w:ascii="Cambria Math" w:eastAsia="宋体" w:hAnsi="Cambria Math"/>
            <w:sz w:val="24"/>
            <w:szCs w:val="28"/>
          </w:rPr>
          <m:t xml:space="preserve">- </m:t>
        </m:r>
        <m:sSup>
          <m:sSupPr>
            <m:ctrlPr>
              <w:rPr>
                <w:rFonts w:ascii="Cambria Math" w:eastAsia="宋体" w:hAnsi="Cambria Math"/>
                <w:i/>
                <w:sz w:val="24"/>
                <w:szCs w:val="28"/>
              </w:rPr>
            </m:ctrlPr>
          </m:sSupPr>
          <m:e>
            <m:r>
              <w:rPr>
                <w:rFonts w:ascii="Cambria Math" w:eastAsia="宋体" w:hAnsi="Cambria Math"/>
                <w:sz w:val="24"/>
                <w:szCs w:val="28"/>
              </w:rPr>
              <m:t>V</m:t>
            </m:r>
          </m:e>
          <m:sup>
            <m:r>
              <w:rPr>
                <w:rFonts w:ascii="Cambria Math" w:eastAsia="宋体" w:hAnsi="Cambria Math"/>
                <w:sz w:val="24"/>
                <w:szCs w:val="28"/>
              </w:rPr>
              <m:t>t</m:t>
            </m:r>
          </m:sup>
        </m:sSup>
      </m:oMath>
      <w:r w:rsidRPr="00637DD8">
        <w:rPr>
          <w:rFonts w:ascii="Times New Roman" w:eastAsia="宋体" w:hAnsi="Times New Roman"/>
          <w:sz w:val="24"/>
          <w:szCs w:val="28"/>
        </w:rPr>
        <w:t>，其中</w:t>
      </w:r>
      <m:oMath>
        <m:sSup>
          <m:sSupPr>
            <m:ctrlPr>
              <w:rPr>
                <w:rFonts w:ascii="Cambria Math" w:eastAsia="宋体" w:hAnsi="Cambria Math"/>
                <w:i/>
                <w:sz w:val="24"/>
                <w:szCs w:val="28"/>
              </w:rPr>
            </m:ctrlPr>
          </m:sSupPr>
          <m:e>
            <m:r>
              <w:rPr>
                <w:rFonts w:ascii="Cambria Math" w:eastAsia="宋体" w:hAnsi="Cambria Math"/>
                <w:sz w:val="24"/>
                <w:szCs w:val="28"/>
              </w:rPr>
              <m:t>r</m:t>
            </m:r>
          </m:e>
          <m:sup>
            <m:r>
              <w:rPr>
                <w:rFonts w:ascii="Cambria Math" w:eastAsia="宋体" w:hAnsi="Cambria Math"/>
                <w:sz w:val="24"/>
                <w:szCs w:val="28"/>
              </w:rPr>
              <m:t>t</m:t>
            </m:r>
          </m:sup>
        </m:sSup>
      </m:oMath>
      <w:r w:rsidRPr="00637DD8">
        <w:rPr>
          <w:rFonts w:ascii="Times New Roman" w:eastAsia="宋体" w:hAnsi="Times New Roman"/>
          <w:sz w:val="24"/>
          <w:szCs w:val="28"/>
        </w:rPr>
        <w:t>是在时间</w:t>
      </w:r>
      <w:r w:rsidRPr="00637DD8">
        <w:rPr>
          <w:rFonts w:ascii="Times New Roman" w:eastAsia="宋体" w:hAnsi="Times New Roman"/>
          <w:sz w:val="24"/>
          <w:szCs w:val="28"/>
        </w:rPr>
        <w:t>t</w:t>
      </w:r>
      <w:r w:rsidRPr="00637DD8">
        <w:rPr>
          <w:rFonts w:ascii="Times New Roman" w:eastAsia="宋体" w:hAnsi="Times New Roman"/>
          <w:sz w:val="24"/>
          <w:szCs w:val="28"/>
        </w:rPr>
        <w:t>收到的奖励。这产生了瞬时权重变化：</w:t>
      </w:r>
    </w:p>
    <w:p w14:paraId="6C8AE4E4" w14:textId="0321EA13" w:rsidR="000821E6" w:rsidRPr="000821E6" w:rsidRDefault="00506C65" w:rsidP="000821E6">
      <w:pPr>
        <w:spacing w:line="360" w:lineRule="auto"/>
        <w:rPr>
          <w:rFonts w:ascii="Times New Roman" w:eastAsia="宋体" w:hAnsi="Times New Roman"/>
          <w:sz w:val="24"/>
          <w:szCs w:val="28"/>
        </w:rPr>
      </w:pPr>
      <m:oMathPara>
        <m:oMath>
          <m:eqArr>
            <m:eqArrPr>
              <m:maxDist m:val="1"/>
              <m:ctrlPr>
                <w:rPr>
                  <w:rFonts w:ascii="Cambria Math" w:eastAsia="宋体" w:hAnsi="Cambria Math"/>
                  <w:i/>
                  <w:sz w:val="24"/>
                  <w:szCs w:val="28"/>
                </w:rPr>
              </m:ctrlPr>
            </m:eqArrPr>
            <m:e>
              <m:r>
                <w:rPr>
                  <w:rFonts w:ascii="Cambria Math" w:eastAsia="宋体" w:hAnsi="Cambria Math"/>
                  <w:sz w:val="24"/>
                  <w:szCs w:val="28"/>
                </w:rPr>
                <m:t>Δ</m:t>
              </m:r>
              <m:sSubSup>
                <m:sSubSupPr>
                  <m:ctrlPr>
                    <w:rPr>
                      <w:rFonts w:ascii="Cambria Math" w:eastAsia="宋体" w:hAnsi="Cambria Math"/>
                      <w:i/>
                      <w:sz w:val="24"/>
                      <w:szCs w:val="28"/>
                    </w:rPr>
                  </m:ctrlPr>
                </m:sSubSupPr>
                <m:e>
                  <m:r>
                    <w:rPr>
                      <w:rFonts w:ascii="Cambria Math" w:eastAsia="宋体" w:hAnsi="Cambria Math"/>
                      <w:sz w:val="24"/>
                      <w:szCs w:val="28"/>
                    </w:rPr>
                    <m:t>W</m:t>
                  </m:r>
                </m:e>
                <m:sub>
                  <m:r>
                    <w:rPr>
                      <w:rFonts w:ascii="Cambria Math" w:eastAsia="宋体" w:hAnsi="Cambria Math"/>
                      <w:sz w:val="24"/>
                      <w:szCs w:val="28"/>
                    </w:rPr>
                    <m:t>ji</m:t>
                  </m:r>
                </m:sub>
                <m:sup>
                  <m:r>
                    <w:rPr>
                      <w:rFonts w:ascii="Cambria Math" w:eastAsia="宋体" w:hAnsi="Cambria Math"/>
                      <w:sz w:val="24"/>
                      <w:szCs w:val="28"/>
                    </w:rPr>
                    <m:t>t</m:t>
                  </m:r>
                </m:sup>
              </m:sSubSup>
              <m:r>
                <w:rPr>
                  <w:rFonts w:ascii="Cambria Math" w:eastAsia="宋体" w:hAnsi="Cambria Math"/>
                  <w:sz w:val="24"/>
                  <w:szCs w:val="28"/>
                </w:rPr>
                <m:t>=-η</m:t>
              </m:r>
              <m:sSup>
                <m:sSupPr>
                  <m:ctrlPr>
                    <w:rPr>
                      <w:rFonts w:ascii="Cambria Math" w:eastAsia="宋体" w:hAnsi="Cambria Math"/>
                      <w:i/>
                      <w:sz w:val="24"/>
                      <w:szCs w:val="28"/>
                    </w:rPr>
                  </m:ctrlPr>
                </m:sSupPr>
                <m:e>
                  <m:r>
                    <w:rPr>
                      <w:rFonts w:ascii="Cambria Math" w:eastAsia="宋体" w:hAnsi="Cambria Math"/>
                      <w:sz w:val="24"/>
                      <w:szCs w:val="28"/>
                    </w:rPr>
                    <m:t>δ</m:t>
                  </m:r>
                </m:e>
                <m:sup>
                  <m:r>
                    <w:rPr>
                      <w:rFonts w:ascii="Cambria Math" w:eastAsia="宋体" w:hAnsi="Cambria Math"/>
                      <w:sz w:val="24"/>
                      <w:szCs w:val="28"/>
                    </w:rPr>
                    <m:t>t</m:t>
                  </m:r>
                </m:sup>
              </m:sSup>
              <m:sSub>
                <m:sSubPr>
                  <m:ctrlPr>
                    <w:rPr>
                      <w:rFonts w:ascii="Cambria Math" w:eastAsia="宋体" w:hAnsi="Cambria Math"/>
                      <w:i/>
                      <w:sz w:val="24"/>
                      <w:szCs w:val="28"/>
                    </w:rPr>
                  </m:ctrlPr>
                </m:sSubPr>
                <m:e>
                  <m:r>
                    <m:rPr>
                      <m:scr m:val="script"/>
                    </m:rPr>
                    <w:rPr>
                      <w:rFonts w:ascii="Cambria Math" w:eastAsia="宋体" w:hAnsi="Cambria Math"/>
                      <w:sz w:val="24"/>
                      <w:szCs w:val="28"/>
                    </w:rPr>
                    <m:t>F</m:t>
                  </m:r>
                </m:e>
                <m:sub>
                  <m:r>
                    <w:rPr>
                      <w:rFonts w:ascii="Cambria Math" w:eastAsia="宋体" w:hAnsi="Cambria Math"/>
                      <w:sz w:val="24"/>
                      <w:szCs w:val="28"/>
                    </w:rPr>
                    <m:t>γ</m:t>
                  </m:r>
                </m:sub>
              </m:sSub>
              <m:d>
                <m:dPr>
                  <m:ctrlPr>
                    <w:rPr>
                      <w:rFonts w:ascii="Cambria Math" w:eastAsia="宋体" w:hAnsi="Cambria Math"/>
                      <w:i/>
                      <w:sz w:val="24"/>
                      <w:szCs w:val="28"/>
                    </w:rPr>
                  </m:ctrlPr>
                </m:dPr>
                <m:e>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sSubSup>
                    <m:sSubSupPr>
                      <m:ctrlPr>
                        <w:rPr>
                          <w:rFonts w:ascii="Cambria Math" w:eastAsia="宋体" w:hAnsi="Cambria Math"/>
                          <w:i/>
                          <w:sz w:val="24"/>
                          <w:szCs w:val="28"/>
                        </w:rPr>
                      </m:ctrlPr>
                    </m:sSubSupPr>
                    <m:e>
                      <m:acc>
                        <m:accPr>
                          <m:chr m:val="̅"/>
                          <m:ctrlPr>
                            <w:rPr>
                              <w:rFonts w:ascii="Cambria Math" w:eastAsia="宋体" w:hAnsi="Cambria Math"/>
                              <w:i/>
                              <w:sz w:val="24"/>
                              <w:szCs w:val="28"/>
                            </w:rPr>
                          </m:ctrlPr>
                        </m:accPr>
                        <m:e>
                          <m:r>
                            <w:rPr>
                              <w:rFonts w:ascii="Cambria Math" w:eastAsia="宋体" w:hAnsi="Cambria Math"/>
                              <w:sz w:val="24"/>
                              <w:szCs w:val="28"/>
                            </w:rPr>
                            <m:t>e</m:t>
                          </m:r>
                        </m:e>
                      </m:acc>
                    </m:e>
                    <m:sub>
                      <m:r>
                        <w:rPr>
                          <w:rFonts w:ascii="Cambria Math" w:eastAsia="宋体" w:hAnsi="Cambria Math"/>
                          <w:sz w:val="24"/>
                          <w:szCs w:val="28"/>
                        </w:rPr>
                        <m:t>ji</m:t>
                      </m:r>
                    </m:sub>
                    <m:sup>
                      <m:r>
                        <w:rPr>
                          <w:rFonts w:ascii="Cambria Math" w:eastAsia="宋体" w:hAnsi="Cambria Math"/>
                          <w:sz w:val="24"/>
                          <w:szCs w:val="28"/>
                        </w:rPr>
                        <m:t>t</m:t>
                      </m:r>
                    </m:sup>
                  </m:sSubSup>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6</m:t>
                  </m:r>
                </m:e>
              </m:d>
            </m:e>
          </m:eqArr>
        </m:oMath>
      </m:oMathPara>
    </w:p>
    <w:p w14:paraId="1B2A9AC9" w14:textId="75805635" w:rsidR="00807E39" w:rsidRDefault="00807E39" w:rsidP="00301F2E">
      <w:pPr>
        <w:spacing w:line="360" w:lineRule="auto"/>
        <w:ind w:firstLineChars="200" w:firstLine="480"/>
        <w:rPr>
          <w:rFonts w:ascii="Times New Roman" w:eastAsia="宋体" w:hAnsi="Times New Roman"/>
          <w:sz w:val="24"/>
          <w:szCs w:val="28"/>
        </w:rPr>
      </w:pPr>
      <w:r w:rsidRPr="00637DD8">
        <w:rPr>
          <w:rFonts w:ascii="Times New Roman" w:eastAsia="宋体" w:hAnsi="Times New Roman" w:hint="eastAsia"/>
          <w:sz w:val="24"/>
          <w:szCs w:val="28"/>
        </w:rPr>
        <w:t>之前</w:t>
      </w:r>
      <w:r w:rsidRPr="00637DD8">
        <w:rPr>
          <w:rFonts w:ascii="Times New Roman" w:eastAsia="宋体" w:hAnsi="Times New Roman"/>
          <w:sz w:val="24"/>
          <w:szCs w:val="28"/>
        </w:rPr>
        <w:t>RL</w:t>
      </w:r>
      <w:r w:rsidRPr="00637DD8">
        <w:rPr>
          <w:rFonts w:ascii="Times New Roman" w:eastAsia="宋体" w:hAnsi="Times New Roman"/>
          <w:sz w:val="24"/>
          <w:szCs w:val="28"/>
        </w:rPr>
        <w:t>的三因素学习规则通常为</w:t>
      </w:r>
      <m:oMath>
        <m:r>
          <w:rPr>
            <w:rFonts w:ascii="Cambria Math" w:eastAsia="宋体" w:hAnsi="Cambria Math"/>
            <w:sz w:val="24"/>
            <w:szCs w:val="28"/>
          </w:rPr>
          <m:t>Δ</m:t>
        </m:r>
        <m:sSubSup>
          <m:sSubSupPr>
            <m:ctrlPr>
              <w:rPr>
                <w:rFonts w:ascii="Cambria Math" w:eastAsia="宋体" w:hAnsi="Cambria Math"/>
                <w:i/>
                <w:sz w:val="24"/>
                <w:szCs w:val="28"/>
              </w:rPr>
            </m:ctrlPr>
          </m:sSubSupPr>
          <m:e>
            <m:r>
              <w:rPr>
                <w:rFonts w:ascii="Cambria Math" w:eastAsia="宋体" w:hAnsi="Cambria Math"/>
                <w:sz w:val="24"/>
                <w:szCs w:val="28"/>
              </w:rPr>
              <m:t>W</m:t>
            </m:r>
          </m:e>
          <m:sub>
            <m:r>
              <w:rPr>
                <w:rFonts w:ascii="Cambria Math" w:eastAsia="宋体" w:hAnsi="Cambria Math"/>
                <w:sz w:val="24"/>
                <w:szCs w:val="28"/>
              </w:rPr>
              <m:t>ji</m:t>
            </m:r>
          </m:sub>
          <m:sup>
            <m:r>
              <w:rPr>
                <w:rFonts w:ascii="Cambria Math" w:eastAsia="宋体" w:hAnsi="Cambria Math"/>
                <w:sz w:val="24"/>
                <w:szCs w:val="28"/>
              </w:rPr>
              <m:t>t</m:t>
            </m:r>
          </m:sup>
        </m:sSubSup>
        <m:r>
          <w:rPr>
            <w:rFonts w:ascii="Cambria Math" w:eastAsia="宋体" w:hAnsi="Cambria Math"/>
            <w:sz w:val="24"/>
            <w:szCs w:val="28"/>
          </w:rPr>
          <m:t>=-η</m:t>
        </m:r>
        <m:sSup>
          <m:sSupPr>
            <m:ctrlPr>
              <w:rPr>
                <w:rFonts w:ascii="Cambria Math" w:eastAsia="宋体" w:hAnsi="Cambria Math"/>
                <w:i/>
                <w:sz w:val="24"/>
                <w:szCs w:val="28"/>
              </w:rPr>
            </m:ctrlPr>
          </m:sSupPr>
          <m:e>
            <m:r>
              <w:rPr>
                <w:rFonts w:ascii="Cambria Math" w:eastAsia="宋体" w:hAnsi="Cambria Math"/>
                <w:sz w:val="24"/>
                <w:szCs w:val="28"/>
              </w:rPr>
              <m:t>δ</m:t>
            </m:r>
          </m:e>
          <m:sup>
            <m:r>
              <w:rPr>
                <w:rFonts w:ascii="Cambria Math" w:eastAsia="宋体" w:hAnsi="Cambria Math"/>
                <w:sz w:val="24"/>
                <w:szCs w:val="28"/>
              </w:rPr>
              <m:t>t</m:t>
            </m:r>
          </m:sup>
        </m:sSup>
        <m:sSubSup>
          <m:sSubSupPr>
            <m:ctrlPr>
              <w:rPr>
                <w:rFonts w:ascii="Cambria Math" w:eastAsia="宋体" w:hAnsi="Cambria Math"/>
                <w:i/>
                <w:sz w:val="24"/>
                <w:szCs w:val="28"/>
              </w:rPr>
            </m:ctrlPr>
          </m:sSubSupPr>
          <m:e>
            <m:acc>
              <m:accPr>
                <m:chr m:val="̅"/>
                <m:ctrlPr>
                  <w:rPr>
                    <w:rFonts w:ascii="Cambria Math" w:eastAsia="宋体" w:hAnsi="Cambria Math"/>
                    <w:i/>
                    <w:sz w:val="24"/>
                    <w:szCs w:val="28"/>
                  </w:rPr>
                </m:ctrlPr>
              </m:accPr>
              <m:e>
                <m:r>
                  <w:rPr>
                    <w:rFonts w:ascii="Cambria Math" w:eastAsia="宋体" w:hAnsi="Cambria Math"/>
                    <w:sz w:val="24"/>
                    <w:szCs w:val="28"/>
                  </w:rPr>
                  <m:t>e</m:t>
                </m:r>
              </m:e>
            </m:acc>
          </m:e>
          <m:sub>
            <m:r>
              <w:rPr>
                <w:rFonts w:ascii="Cambria Math" w:eastAsia="宋体" w:hAnsi="Cambria Math"/>
                <w:sz w:val="24"/>
                <w:szCs w:val="28"/>
              </w:rPr>
              <m:t>ji</m:t>
            </m:r>
          </m:sub>
          <m:sup>
            <m:r>
              <w:rPr>
                <w:rFonts w:ascii="Cambria Math" w:eastAsia="宋体" w:hAnsi="Cambria Math"/>
                <w:sz w:val="24"/>
                <w:szCs w:val="28"/>
              </w:rPr>
              <m:t>t</m:t>
            </m:r>
          </m:sup>
        </m:sSubSup>
      </m:oMath>
      <w:r w:rsidR="000821E6">
        <w:rPr>
          <w:rFonts w:ascii="Times New Roman" w:eastAsia="宋体" w:hAnsi="Times New Roman" w:hint="eastAsia"/>
          <w:sz w:val="24"/>
          <w:szCs w:val="28"/>
        </w:rPr>
        <w:t>，</w:t>
      </w:r>
      <w:r w:rsidRPr="00637DD8">
        <w:rPr>
          <w:rFonts w:ascii="Times New Roman" w:eastAsia="宋体" w:hAnsi="Times New Roman"/>
          <w:sz w:val="24"/>
          <w:szCs w:val="28"/>
        </w:rPr>
        <w:t>仅通过将网络神经元的输出与奖励预测误差相关来估计策略的梯度。由于所得梯度估计中的高噪声，已知这种方法的学习能力非常有限。相比之下，在基于奖励的</w:t>
      </w:r>
      <w:r w:rsidRPr="00637DD8">
        <w:rPr>
          <w:rFonts w:ascii="Times New Roman" w:eastAsia="宋体" w:hAnsi="Times New Roman"/>
          <w:sz w:val="24"/>
          <w:szCs w:val="28"/>
        </w:rPr>
        <w:t>e-</w:t>
      </w:r>
      <w:r>
        <w:rPr>
          <w:rFonts w:ascii="Times New Roman" w:eastAsia="宋体" w:hAnsi="Times New Roman"/>
          <w:sz w:val="24"/>
          <w:szCs w:val="28"/>
        </w:rPr>
        <w:t>p</w:t>
      </w:r>
      <w:r w:rsidRPr="00637DD8">
        <w:rPr>
          <w:rFonts w:ascii="Times New Roman" w:eastAsia="宋体" w:hAnsi="Times New Roman"/>
          <w:sz w:val="24"/>
          <w:szCs w:val="28"/>
        </w:rPr>
        <w:t>rop</w:t>
      </w:r>
      <w:r w:rsidRPr="00637DD8">
        <w:rPr>
          <w:rFonts w:ascii="Times New Roman" w:eastAsia="宋体" w:hAnsi="Times New Roman"/>
          <w:sz w:val="24"/>
          <w:szCs w:val="28"/>
        </w:rPr>
        <w:t>的可塑性规则（</w:t>
      </w:r>
      <w:r w:rsidR="00A1594C">
        <w:rPr>
          <w:rFonts w:ascii="Times New Roman" w:eastAsia="宋体" w:hAnsi="Times New Roman"/>
          <w:sz w:val="24"/>
          <w:szCs w:val="28"/>
        </w:rPr>
        <w:t>6</w:t>
      </w:r>
      <w:r w:rsidRPr="00637DD8">
        <w:rPr>
          <w:rFonts w:ascii="Times New Roman" w:eastAsia="宋体" w:hAnsi="Times New Roman"/>
          <w:sz w:val="24"/>
          <w:szCs w:val="28"/>
        </w:rPr>
        <w:t>）中，</w:t>
      </w:r>
      <w:r w:rsidR="00966B88">
        <w:rPr>
          <w:rFonts w:ascii="Times New Roman" w:eastAsia="宋体" w:hAnsi="Times New Roman" w:hint="eastAsia"/>
          <w:sz w:val="24"/>
          <w:szCs w:val="28"/>
        </w:rPr>
        <w:t>低通滤波后的</w:t>
      </w:r>
      <w:r w:rsidRPr="00637DD8">
        <w:rPr>
          <w:rFonts w:ascii="Times New Roman" w:eastAsia="宋体" w:hAnsi="Times New Roman"/>
          <w:sz w:val="24"/>
          <w:szCs w:val="28"/>
        </w:rPr>
        <w:t>资格</w:t>
      </w:r>
      <w:r w:rsidR="000821E6">
        <w:rPr>
          <w:rFonts w:ascii="Times New Roman" w:eastAsia="宋体" w:hAnsi="Times New Roman" w:hint="eastAsia"/>
          <w:sz w:val="24"/>
          <w:szCs w:val="28"/>
        </w:rPr>
        <w:t>迹</w:t>
      </w:r>
      <m:oMath>
        <m:sSubSup>
          <m:sSubSupPr>
            <m:ctrlPr>
              <w:rPr>
                <w:rFonts w:ascii="Cambria Math" w:eastAsia="宋体" w:hAnsi="Cambria Math"/>
                <w:i/>
                <w:sz w:val="24"/>
                <w:szCs w:val="28"/>
              </w:rPr>
            </m:ctrlPr>
          </m:sSubSupPr>
          <m:e>
            <m:acc>
              <m:accPr>
                <m:chr m:val="̅"/>
                <m:ctrlPr>
                  <w:rPr>
                    <w:rFonts w:ascii="Cambria Math" w:eastAsia="宋体" w:hAnsi="Cambria Math"/>
                    <w:i/>
                    <w:sz w:val="24"/>
                    <w:szCs w:val="28"/>
                  </w:rPr>
                </m:ctrlPr>
              </m:accPr>
              <m:e>
                <m:r>
                  <w:rPr>
                    <w:rFonts w:ascii="Cambria Math" w:eastAsia="宋体" w:hAnsi="Cambria Math"/>
                    <w:sz w:val="24"/>
                    <w:szCs w:val="28"/>
                  </w:rPr>
                  <m:t>e</m:t>
                </m:r>
              </m:e>
            </m:acc>
          </m:e>
          <m:sub>
            <m:r>
              <w:rPr>
                <w:rFonts w:ascii="Cambria Math" w:eastAsia="宋体" w:hAnsi="Cambria Math"/>
                <w:sz w:val="24"/>
                <w:szCs w:val="28"/>
              </w:rPr>
              <m:t>ji</m:t>
            </m:r>
          </m:sub>
          <m:sup>
            <m:r>
              <w:rPr>
                <w:rFonts w:ascii="Cambria Math" w:eastAsia="宋体" w:hAnsi="Cambria Math"/>
                <w:sz w:val="24"/>
                <w:szCs w:val="28"/>
              </w:rPr>
              <m:t>t</m:t>
            </m:r>
          </m:sup>
        </m:sSubSup>
      </m:oMath>
      <w:r w:rsidRPr="00637DD8">
        <w:rPr>
          <w:rFonts w:ascii="Times New Roman" w:eastAsia="宋体" w:hAnsi="Times New Roman"/>
          <w:sz w:val="24"/>
          <w:szCs w:val="28"/>
        </w:rPr>
        <w:t>先与神经元特定反馈</w:t>
      </w:r>
      <m:oMath>
        <m:sSubSup>
          <m:sSubSupPr>
            <m:ctrlPr>
              <w:rPr>
                <w:rFonts w:ascii="Cambria Math" w:eastAsia="宋体" w:hAnsi="Cambria Math"/>
                <w:i/>
                <w:sz w:val="24"/>
                <w:szCs w:val="28"/>
              </w:rPr>
            </m:ctrlPr>
          </m:sSubSupPr>
          <m:e>
            <m:r>
              <w:rPr>
                <w:rFonts w:ascii="Cambria Math" w:eastAsia="宋体" w:hAnsi="Cambria Math"/>
                <w:sz w:val="24"/>
                <w:szCs w:val="28"/>
              </w:rPr>
              <m:t>L</m:t>
            </m:r>
          </m:e>
          <m:sub>
            <m:r>
              <w:rPr>
                <w:rFonts w:ascii="Cambria Math" w:eastAsia="宋体" w:hAnsi="Cambria Math"/>
                <w:sz w:val="24"/>
                <w:szCs w:val="28"/>
              </w:rPr>
              <m:t>j</m:t>
            </m:r>
          </m:sub>
          <m:sup>
            <m:r>
              <w:rPr>
                <w:rFonts w:ascii="Cambria Math" w:eastAsia="宋体" w:hAnsi="Cambria Math"/>
                <w:sz w:val="24"/>
                <w:szCs w:val="28"/>
              </w:rPr>
              <m:t>t</m:t>
            </m:r>
          </m:sup>
        </m:sSubSup>
      </m:oMath>
      <w:r w:rsidRPr="00637DD8">
        <w:rPr>
          <w:rFonts w:ascii="Times New Roman" w:eastAsia="宋体" w:hAnsi="Times New Roman"/>
          <w:sz w:val="24"/>
          <w:szCs w:val="28"/>
        </w:rPr>
        <w:t>相结合，然后与奖励预测误差</w:t>
      </w:r>
      <m:oMath>
        <m:sSup>
          <m:sSupPr>
            <m:ctrlPr>
              <w:rPr>
                <w:rFonts w:ascii="Cambria Math" w:eastAsia="宋体" w:hAnsi="Cambria Math"/>
                <w:i/>
                <w:sz w:val="24"/>
                <w:szCs w:val="28"/>
              </w:rPr>
            </m:ctrlPr>
          </m:sSupPr>
          <m:e>
            <m:r>
              <w:rPr>
                <w:rFonts w:ascii="Cambria Math" w:eastAsia="宋体" w:hAnsi="Cambria Math"/>
                <w:sz w:val="24"/>
                <w:szCs w:val="28"/>
              </w:rPr>
              <m:t>δ</m:t>
            </m:r>
          </m:e>
          <m:sup>
            <m:r>
              <w:rPr>
                <w:rFonts w:ascii="Cambria Math" w:eastAsia="宋体" w:hAnsi="Cambria Math"/>
                <w:sz w:val="24"/>
                <w:szCs w:val="28"/>
              </w:rPr>
              <m:t>t</m:t>
            </m:r>
          </m:sup>
        </m:sSup>
      </m:oMath>
      <w:r w:rsidRPr="00637DD8">
        <w:rPr>
          <w:rFonts w:ascii="Times New Roman" w:eastAsia="宋体" w:hAnsi="Times New Roman"/>
          <w:sz w:val="24"/>
          <w:szCs w:val="28"/>
        </w:rPr>
        <w:t>相乘。这产生了</w:t>
      </w:r>
      <w:r w:rsidR="000821E6">
        <w:rPr>
          <w:rFonts w:ascii="Times New Roman" w:eastAsia="宋体" w:hAnsi="Times New Roman" w:hint="eastAsia"/>
          <w:sz w:val="24"/>
          <w:szCs w:val="28"/>
        </w:rPr>
        <w:t>策略梯度</w:t>
      </w:r>
      <w:r w:rsidRPr="00637DD8">
        <w:rPr>
          <w:rFonts w:ascii="Times New Roman" w:eastAsia="宋体" w:hAnsi="Times New Roman"/>
          <w:sz w:val="24"/>
          <w:szCs w:val="28"/>
        </w:rPr>
        <w:t>和价值梯度的估计，与</w:t>
      </w:r>
      <w:r w:rsidRPr="00637DD8">
        <w:rPr>
          <w:rFonts w:ascii="Times New Roman" w:eastAsia="宋体" w:hAnsi="Times New Roman"/>
          <w:sz w:val="24"/>
          <w:szCs w:val="28"/>
        </w:rPr>
        <w:t>BPTT</w:t>
      </w:r>
      <w:r w:rsidRPr="00637DD8">
        <w:rPr>
          <w:rFonts w:ascii="Times New Roman" w:eastAsia="宋体" w:hAnsi="Times New Roman"/>
          <w:sz w:val="24"/>
          <w:szCs w:val="28"/>
        </w:rPr>
        <w:t>的深度</w:t>
      </w:r>
      <w:r w:rsidRPr="00637DD8">
        <w:rPr>
          <w:rFonts w:ascii="Times New Roman" w:eastAsia="宋体" w:hAnsi="Times New Roman"/>
          <w:sz w:val="24"/>
          <w:szCs w:val="28"/>
        </w:rPr>
        <w:t>RL</w:t>
      </w:r>
      <w:r w:rsidRPr="00637DD8">
        <w:rPr>
          <w:rFonts w:ascii="Times New Roman" w:eastAsia="宋体" w:hAnsi="Times New Roman"/>
          <w:sz w:val="24"/>
          <w:szCs w:val="28"/>
        </w:rPr>
        <w:lastRenderedPageBreak/>
        <w:t>中的估计类似。</w:t>
      </w:r>
    </w:p>
    <w:p w14:paraId="73631625" w14:textId="0BD5A8E2" w:rsidR="00322EEA" w:rsidRDefault="00CB773E" w:rsidP="00CB773E">
      <w:pPr>
        <w:spacing w:line="360" w:lineRule="auto"/>
        <w:rPr>
          <w:rFonts w:ascii="宋体" w:eastAsia="宋体" w:hAnsi="宋体"/>
          <w:sz w:val="24"/>
          <w:szCs w:val="28"/>
        </w:rPr>
      </w:pPr>
      <w:r>
        <w:rPr>
          <w:rFonts w:ascii="宋体" w:eastAsia="宋体" w:hAnsi="宋体" w:hint="eastAsia"/>
          <w:sz w:val="24"/>
          <w:szCs w:val="28"/>
        </w:rPr>
        <w:t>四、</w:t>
      </w:r>
      <w:r w:rsidR="00136010">
        <w:rPr>
          <w:rFonts w:ascii="宋体" w:eastAsia="宋体" w:hAnsi="宋体" w:hint="eastAsia"/>
          <w:sz w:val="24"/>
          <w:szCs w:val="28"/>
        </w:rPr>
        <w:t>结果分析</w:t>
      </w:r>
    </w:p>
    <w:p w14:paraId="4E2954B8" w14:textId="77777777" w:rsidR="00325D08" w:rsidRDefault="00325D08" w:rsidP="00325D08">
      <w:pPr>
        <w:spacing w:line="360" w:lineRule="auto"/>
        <w:ind w:firstLine="420"/>
        <w:rPr>
          <w:ins w:id="105" w:author="马 国庆" w:date="2022-11-23T18:54:00Z"/>
          <w:rFonts w:ascii="Times New Roman" w:eastAsia="宋体" w:hAnsi="Times New Roman"/>
          <w:sz w:val="24"/>
          <w:szCs w:val="28"/>
        </w:rPr>
      </w:pPr>
      <w:ins w:id="106" w:author="马 国庆" w:date="2022-11-23T18:54:00Z">
        <w:r w:rsidRPr="000C5251">
          <w:rPr>
            <w:rFonts w:ascii="Times New Roman" w:eastAsia="宋体" w:hAnsi="Times New Roman" w:hint="eastAsia"/>
            <w:sz w:val="24"/>
            <w:szCs w:val="28"/>
          </w:rPr>
          <w:t>我们的网络采用</w:t>
        </w:r>
        <w:r w:rsidRPr="000C5251">
          <w:rPr>
            <w:rFonts w:ascii="Times New Roman" w:eastAsia="宋体" w:hAnsi="Times New Roman" w:hint="eastAsia"/>
            <w:sz w:val="24"/>
            <w:szCs w:val="28"/>
          </w:rPr>
          <w:t>4</w:t>
        </w:r>
        <w:r w:rsidRPr="000C5251">
          <w:rPr>
            <w:rFonts w:ascii="Times New Roman" w:eastAsia="宋体" w:hAnsi="Times New Roman"/>
            <w:sz w:val="24"/>
            <w:szCs w:val="28"/>
          </w:rPr>
          <w:t>0</w:t>
        </w:r>
        <w:r w:rsidRPr="000C5251">
          <w:rPr>
            <w:rFonts w:ascii="Times New Roman" w:eastAsia="宋体" w:hAnsi="Times New Roman" w:hint="eastAsia"/>
            <w:sz w:val="24"/>
            <w:szCs w:val="28"/>
          </w:rPr>
          <w:t>*</w:t>
        </w:r>
        <w:r w:rsidRPr="000C5251">
          <w:rPr>
            <w:rFonts w:ascii="Times New Roman" w:eastAsia="宋体" w:hAnsi="Times New Roman"/>
            <w:sz w:val="24"/>
            <w:szCs w:val="28"/>
          </w:rPr>
          <w:t>1</w:t>
        </w:r>
        <w:r w:rsidRPr="000C5251">
          <w:rPr>
            <w:rFonts w:ascii="Times New Roman" w:eastAsia="宋体" w:hAnsi="Times New Roman" w:hint="eastAsia"/>
            <w:sz w:val="24"/>
            <w:szCs w:val="28"/>
          </w:rPr>
          <w:t>的向量作为每个时刻的输入，隐藏层包括</w:t>
        </w:r>
        <w:r w:rsidRPr="000C5251">
          <w:rPr>
            <w:rFonts w:ascii="Times New Roman" w:eastAsia="宋体" w:hAnsi="Times New Roman" w:hint="eastAsia"/>
            <w:sz w:val="24"/>
            <w:szCs w:val="28"/>
          </w:rPr>
          <w:t>1</w:t>
        </w:r>
        <w:r w:rsidRPr="000C5251">
          <w:rPr>
            <w:rFonts w:ascii="Times New Roman" w:eastAsia="宋体" w:hAnsi="Times New Roman"/>
            <w:sz w:val="24"/>
            <w:szCs w:val="28"/>
          </w:rPr>
          <w:t>00</w:t>
        </w:r>
        <w:r w:rsidRPr="000C5251">
          <w:rPr>
            <w:rFonts w:ascii="Times New Roman" w:eastAsia="宋体" w:hAnsi="Times New Roman" w:hint="eastAsia"/>
            <w:sz w:val="24"/>
            <w:szCs w:val="28"/>
          </w:rPr>
          <w:t>个</w:t>
        </w:r>
        <w:r w:rsidRPr="000C5251">
          <w:rPr>
            <w:rFonts w:ascii="Times New Roman" w:eastAsia="宋体" w:hAnsi="Times New Roman" w:hint="eastAsia"/>
            <w:sz w:val="24"/>
            <w:szCs w:val="28"/>
          </w:rPr>
          <w:t>L</w:t>
        </w:r>
        <w:r w:rsidRPr="000C5251">
          <w:rPr>
            <w:rFonts w:ascii="Times New Roman" w:eastAsia="宋体" w:hAnsi="Times New Roman"/>
            <w:sz w:val="24"/>
            <w:szCs w:val="28"/>
          </w:rPr>
          <w:t>IF</w:t>
        </w:r>
        <w:r w:rsidRPr="000C5251">
          <w:rPr>
            <w:rFonts w:ascii="Times New Roman" w:eastAsia="宋体" w:hAnsi="Times New Roman" w:hint="eastAsia"/>
            <w:sz w:val="24"/>
            <w:szCs w:val="28"/>
          </w:rPr>
          <w:t>脉冲神经元节点。网络在前</w:t>
        </w:r>
        <w:r w:rsidRPr="000C5251">
          <w:rPr>
            <w:rFonts w:ascii="Times New Roman" w:eastAsia="宋体" w:hAnsi="Times New Roman" w:hint="eastAsia"/>
            <w:sz w:val="24"/>
            <w:szCs w:val="28"/>
          </w:rPr>
          <w:t>1</w:t>
        </w:r>
        <w:r w:rsidRPr="000C5251">
          <w:rPr>
            <w:rFonts w:ascii="Times New Roman" w:eastAsia="宋体" w:hAnsi="Times New Roman"/>
            <w:sz w:val="24"/>
            <w:szCs w:val="28"/>
          </w:rPr>
          <w:t>54</w:t>
        </w:r>
        <w:r w:rsidRPr="000C5251">
          <w:rPr>
            <w:rFonts w:ascii="Times New Roman" w:eastAsia="宋体" w:hAnsi="Times New Roman" w:hint="eastAsia"/>
            <w:sz w:val="24"/>
            <w:szCs w:val="28"/>
          </w:rPr>
          <w:t>个时间节点时获取视觉线索进行感知，然后进入工作记忆阶段，最后在</w:t>
        </w:r>
        <w:r w:rsidRPr="000C5251">
          <w:rPr>
            <w:rFonts w:ascii="Times New Roman" w:eastAsia="宋体" w:hAnsi="Times New Roman" w:hint="eastAsia"/>
            <w:sz w:val="24"/>
            <w:szCs w:val="28"/>
          </w:rPr>
          <w:t>t</w:t>
        </w:r>
        <w:r w:rsidRPr="000C5251">
          <w:rPr>
            <w:rFonts w:ascii="Times New Roman" w:eastAsia="宋体" w:hAnsi="Times New Roman"/>
            <w:sz w:val="24"/>
            <w:szCs w:val="28"/>
          </w:rPr>
          <w:t>=375</w:t>
        </w:r>
        <w:r w:rsidRPr="000C5251">
          <w:rPr>
            <w:rFonts w:ascii="Times New Roman" w:eastAsia="宋体" w:hAnsi="Times New Roman" w:hint="eastAsia"/>
            <w:sz w:val="24"/>
            <w:szCs w:val="28"/>
          </w:rPr>
          <w:t>时获得决策信号并进行决策。</w:t>
        </w:r>
      </w:ins>
    </w:p>
    <w:p w14:paraId="0993F5E0" w14:textId="510BEBA9" w:rsidR="00325D08" w:rsidRPr="000C5251" w:rsidRDefault="00325D08" w:rsidP="00325D08">
      <w:pPr>
        <w:spacing w:line="360" w:lineRule="auto"/>
        <w:ind w:firstLine="420"/>
        <w:rPr>
          <w:ins w:id="107" w:author="马 国庆" w:date="2022-11-23T18:54:00Z"/>
          <w:rFonts w:ascii="Times New Roman" w:eastAsia="宋体" w:hAnsi="Times New Roman"/>
          <w:sz w:val="24"/>
          <w:szCs w:val="28"/>
        </w:rPr>
      </w:pPr>
      <w:ins w:id="108" w:author="马 国庆" w:date="2022-11-23T18:54:00Z">
        <w:r w:rsidRPr="000C5251">
          <w:rPr>
            <w:rFonts w:ascii="Times New Roman" w:eastAsia="宋体" w:hAnsi="Times New Roman" w:hint="eastAsia"/>
            <w:sz w:val="24"/>
            <w:szCs w:val="28"/>
          </w:rPr>
          <w:t>实验中使用泊松编码的方式生成圆点作为视觉线索，生成了包含</w:t>
        </w:r>
        <w:r w:rsidRPr="000C5251">
          <w:rPr>
            <w:rFonts w:ascii="Times New Roman" w:eastAsia="宋体" w:hAnsi="Times New Roman" w:hint="eastAsia"/>
            <w:sz w:val="24"/>
            <w:szCs w:val="28"/>
          </w:rPr>
          <w:t>1</w:t>
        </w:r>
        <w:r w:rsidRPr="000C5251">
          <w:rPr>
            <w:rFonts w:ascii="Times New Roman" w:eastAsia="宋体" w:hAnsi="Times New Roman"/>
            <w:sz w:val="24"/>
            <w:szCs w:val="28"/>
          </w:rPr>
          <w:t>000</w:t>
        </w:r>
        <w:r w:rsidRPr="000C5251">
          <w:rPr>
            <w:rFonts w:ascii="Times New Roman" w:eastAsia="宋体" w:hAnsi="Times New Roman" w:hint="eastAsia"/>
            <w:sz w:val="24"/>
            <w:szCs w:val="28"/>
          </w:rPr>
          <w:t>个样本的训练集和</w:t>
        </w:r>
        <w:r w:rsidRPr="000C5251">
          <w:rPr>
            <w:rFonts w:ascii="Times New Roman" w:eastAsia="宋体" w:hAnsi="Times New Roman" w:hint="eastAsia"/>
            <w:sz w:val="24"/>
            <w:szCs w:val="28"/>
          </w:rPr>
          <w:t>5</w:t>
        </w:r>
        <w:r w:rsidRPr="000C5251">
          <w:rPr>
            <w:rFonts w:ascii="Times New Roman" w:eastAsia="宋体" w:hAnsi="Times New Roman"/>
            <w:sz w:val="24"/>
            <w:szCs w:val="28"/>
          </w:rPr>
          <w:t>0</w:t>
        </w:r>
        <w:r w:rsidRPr="000C5251">
          <w:rPr>
            <w:rFonts w:ascii="Times New Roman" w:eastAsia="宋体" w:hAnsi="Times New Roman" w:hint="eastAsia"/>
            <w:sz w:val="24"/>
            <w:szCs w:val="28"/>
          </w:rPr>
          <w:t>个样本的测试集进行训练，每个</w:t>
        </w:r>
        <w:r w:rsidRPr="000C5251">
          <w:rPr>
            <w:rFonts w:ascii="Times New Roman" w:eastAsia="宋体" w:hAnsi="Times New Roman" w:hint="eastAsia"/>
            <w:sz w:val="24"/>
            <w:szCs w:val="28"/>
          </w:rPr>
          <w:t>epoch</w:t>
        </w:r>
        <w:r w:rsidRPr="000C5251">
          <w:rPr>
            <w:rFonts w:ascii="Times New Roman" w:eastAsia="宋体" w:hAnsi="Times New Roman" w:hint="eastAsia"/>
            <w:sz w:val="24"/>
            <w:szCs w:val="28"/>
          </w:rPr>
          <w:t>从训练集中取出</w:t>
        </w:r>
        <w:r w:rsidRPr="000C5251">
          <w:rPr>
            <w:rFonts w:ascii="Times New Roman" w:eastAsia="宋体" w:hAnsi="Times New Roman" w:hint="eastAsia"/>
            <w:sz w:val="24"/>
            <w:szCs w:val="28"/>
          </w:rPr>
          <w:t>1</w:t>
        </w:r>
        <w:r w:rsidRPr="000C5251">
          <w:rPr>
            <w:rFonts w:ascii="Times New Roman" w:eastAsia="宋体" w:hAnsi="Times New Roman"/>
            <w:sz w:val="24"/>
            <w:szCs w:val="28"/>
          </w:rPr>
          <w:t>00</w:t>
        </w:r>
        <w:r w:rsidRPr="000C5251">
          <w:rPr>
            <w:rFonts w:ascii="Times New Roman" w:eastAsia="宋体" w:hAnsi="Times New Roman" w:hint="eastAsia"/>
            <w:sz w:val="24"/>
            <w:szCs w:val="28"/>
          </w:rPr>
          <w:t>个样本进行训练并测试。</w:t>
        </w:r>
      </w:ins>
    </w:p>
    <w:p w14:paraId="0C4C43AE" w14:textId="38D78597" w:rsidR="00325D08" w:rsidRPr="000C5251" w:rsidRDefault="00325D08" w:rsidP="00325D08">
      <w:pPr>
        <w:spacing w:line="360" w:lineRule="auto"/>
        <w:ind w:firstLine="420"/>
        <w:rPr>
          <w:ins w:id="109" w:author="马 国庆" w:date="2022-11-23T18:54:00Z"/>
          <w:rFonts w:ascii="Times New Roman" w:eastAsia="宋体" w:hAnsi="Times New Roman"/>
          <w:sz w:val="24"/>
          <w:szCs w:val="28"/>
        </w:rPr>
      </w:pPr>
      <w:ins w:id="110" w:author="马 国庆" w:date="2022-11-23T18:54:00Z">
        <w:r w:rsidRPr="000C5251">
          <w:rPr>
            <w:rFonts w:ascii="Times New Roman" w:eastAsia="宋体" w:hAnsi="Times New Roman" w:hint="eastAsia"/>
            <w:sz w:val="24"/>
            <w:szCs w:val="28"/>
          </w:rPr>
          <w:t>训练过程中的</w:t>
        </w:r>
        <w:r w:rsidRPr="000C5251">
          <w:rPr>
            <w:rFonts w:ascii="Times New Roman" w:eastAsia="宋体" w:hAnsi="Times New Roman" w:hint="eastAsia"/>
            <w:sz w:val="24"/>
            <w:szCs w:val="28"/>
          </w:rPr>
          <w:t>loss</w:t>
        </w:r>
        <w:r w:rsidRPr="000C5251">
          <w:rPr>
            <w:rFonts w:ascii="Times New Roman" w:eastAsia="宋体" w:hAnsi="Times New Roman" w:hint="eastAsia"/>
            <w:sz w:val="24"/>
            <w:szCs w:val="28"/>
          </w:rPr>
          <w:t>曲线和测试集准确率的变化情况如图</w:t>
        </w:r>
      </w:ins>
      <w:ins w:id="111" w:author="马 国庆" w:date="2022-11-23T18:55:00Z">
        <w:r>
          <w:rPr>
            <w:rFonts w:ascii="Times New Roman" w:eastAsia="宋体" w:hAnsi="Times New Roman" w:hint="eastAsia"/>
            <w:sz w:val="24"/>
            <w:szCs w:val="28"/>
          </w:rPr>
          <w:t>6</w:t>
        </w:r>
      </w:ins>
      <w:ins w:id="112" w:author="马 国庆" w:date="2022-11-23T18:54:00Z">
        <w:r w:rsidRPr="000C5251">
          <w:rPr>
            <w:rFonts w:ascii="Times New Roman" w:eastAsia="宋体" w:hAnsi="Times New Roman" w:hint="eastAsia"/>
            <w:sz w:val="24"/>
            <w:szCs w:val="28"/>
          </w:rPr>
          <w:t>所示。可以看到，在训练了</w:t>
        </w:r>
        <w:r w:rsidRPr="000C5251">
          <w:rPr>
            <w:rFonts w:ascii="Times New Roman" w:eastAsia="宋体" w:hAnsi="Times New Roman" w:hint="eastAsia"/>
            <w:sz w:val="24"/>
            <w:szCs w:val="28"/>
          </w:rPr>
          <w:t>30</w:t>
        </w:r>
        <w:r w:rsidRPr="000C5251">
          <w:rPr>
            <w:rFonts w:ascii="Times New Roman" w:eastAsia="宋体" w:hAnsi="Times New Roman"/>
            <w:sz w:val="24"/>
            <w:szCs w:val="28"/>
          </w:rPr>
          <w:t>0</w:t>
        </w:r>
        <w:r w:rsidRPr="000C5251">
          <w:rPr>
            <w:rFonts w:ascii="Times New Roman" w:eastAsia="宋体" w:hAnsi="Times New Roman" w:hint="eastAsia"/>
            <w:sz w:val="24"/>
            <w:szCs w:val="28"/>
          </w:rPr>
          <w:t>个样本以后，我们的网络已经达到了</w:t>
        </w:r>
        <w:r w:rsidRPr="000C5251">
          <w:rPr>
            <w:rFonts w:ascii="Times New Roman" w:eastAsia="宋体" w:hAnsi="Times New Roman" w:hint="eastAsia"/>
            <w:sz w:val="24"/>
            <w:szCs w:val="28"/>
          </w:rPr>
          <w:t>1</w:t>
        </w:r>
        <w:r w:rsidRPr="000C5251">
          <w:rPr>
            <w:rFonts w:ascii="Times New Roman" w:eastAsia="宋体" w:hAnsi="Times New Roman"/>
            <w:sz w:val="24"/>
            <w:szCs w:val="28"/>
          </w:rPr>
          <w:t>00</w:t>
        </w:r>
        <w:r w:rsidRPr="000C5251">
          <w:rPr>
            <w:rFonts w:ascii="Times New Roman" w:eastAsia="宋体" w:hAnsi="Times New Roman" w:hint="eastAsia"/>
            <w:sz w:val="24"/>
            <w:szCs w:val="28"/>
          </w:rPr>
          <w:t>%</w:t>
        </w:r>
        <w:r w:rsidRPr="000C5251">
          <w:rPr>
            <w:rFonts w:ascii="Times New Roman" w:eastAsia="宋体" w:hAnsi="Times New Roman" w:hint="eastAsia"/>
            <w:sz w:val="24"/>
            <w:szCs w:val="28"/>
          </w:rPr>
          <w:t>的准确率，</w:t>
        </w:r>
        <w:r>
          <w:rPr>
            <w:rFonts w:ascii="Times New Roman" w:eastAsia="宋体" w:hAnsi="Times New Roman" w:hint="eastAsia"/>
            <w:sz w:val="24"/>
            <w:szCs w:val="28"/>
          </w:rPr>
          <w:t>可见我们的网络能够很好的完成所设定的任务。</w:t>
        </w:r>
      </w:ins>
    </w:p>
    <w:p w14:paraId="64CD319E" w14:textId="77777777" w:rsidR="00325D08" w:rsidRPr="000C5251" w:rsidRDefault="00325D08" w:rsidP="00325D08">
      <w:pPr>
        <w:spacing w:line="360" w:lineRule="auto"/>
        <w:ind w:firstLine="420"/>
        <w:rPr>
          <w:ins w:id="113" w:author="马 国庆" w:date="2022-11-23T18:54:00Z"/>
          <w:rFonts w:ascii="Times New Roman" w:eastAsia="宋体" w:hAnsi="Times New Roman"/>
          <w:sz w:val="24"/>
          <w:szCs w:val="28"/>
        </w:rPr>
      </w:pPr>
    </w:p>
    <w:p w14:paraId="2EF55836" w14:textId="67409269" w:rsidR="00325D08" w:rsidRPr="000C5251" w:rsidRDefault="00275302" w:rsidP="00325D08">
      <w:pPr>
        <w:keepNext/>
        <w:spacing w:line="360" w:lineRule="auto"/>
        <w:ind w:firstLine="420"/>
        <w:jc w:val="center"/>
        <w:rPr>
          <w:ins w:id="114" w:author="马 国庆" w:date="2022-11-23T18:54:00Z"/>
          <w:rFonts w:ascii="Times New Roman" w:eastAsia="宋体" w:hAnsi="Times New Roman"/>
          <w:sz w:val="24"/>
          <w:szCs w:val="28"/>
        </w:rPr>
      </w:pPr>
      <w:ins w:id="115" w:author="马 国庆" w:date="2022-11-23T19:01:00Z">
        <w:r w:rsidRPr="00275302">
          <w:rPr>
            <w:rFonts w:ascii="Times New Roman" w:eastAsia="宋体" w:hAnsi="Times New Roman"/>
            <w:noProof/>
            <w:sz w:val="24"/>
            <w:szCs w:val="28"/>
          </w:rPr>
          <w:drawing>
            <wp:inline distT="0" distB="0" distL="0" distR="0" wp14:anchorId="12D30F07" wp14:editId="1CF69CE8">
              <wp:extent cx="3932446" cy="262147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4039" cy="2629201"/>
                      </a:xfrm>
                      <a:prstGeom prst="rect">
                        <a:avLst/>
                      </a:prstGeom>
                      <a:noFill/>
                      <a:ln>
                        <a:noFill/>
                      </a:ln>
                    </pic:spPr>
                  </pic:pic>
                </a:graphicData>
              </a:graphic>
            </wp:inline>
          </w:drawing>
        </w:r>
      </w:ins>
    </w:p>
    <w:p w14:paraId="1545D2FB" w14:textId="09F609CF" w:rsidR="00325D08" w:rsidRPr="000C5251" w:rsidRDefault="00325D08" w:rsidP="00325D08">
      <w:pPr>
        <w:pStyle w:val="aa"/>
        <w:spacing w:line="360" w:lineRule="auto"/>
        <w:jc w:val="center"/>
        <w:rPr>
          <w:ins w:id="116" w:author="马 国庆" w:date="2022-11-23T18:54:00Z"/>
          <w:rFonts w:ascii="黑体" w:hAnsi="黑体" w:cstheme="minorBidi"/>
          <w:sz w:val="21"/>
          <w:szCs w:val="21"/>
        </w:rPr>
      </w:pPr>
      <w:ins w:id="117" w:author="马 国庆" w:date="2022-11-23T18:54:00Z">
        <w:r w:rsidRPr="000C5251">
          <w:rPr>
            <w:rFonts w:ascii="黑体" w:hAnsi="黑体" w:cstheme="minorBidi"/>
            <w:sz w:val="21"/>
            <w:szCs w:val="21"/>
          </w:rPr>
          <w:t>图</w:t>
        </w:r>
        <w:r>
          <w:rPr>
            <w:rFonts w:ascii="黑体" w:hAnsi="黑体" w:cstheme="minorBidi" w:hint="eastAsia"/>
            <w:sz w:val="21"/>
            <w:szCs w:val="21"/>
          </w:rPr>
          <w:t>6</w:t>
        </w:r>
        <w:r w:rsidRPr="000C5251">
          <w:rPr>
            <w:rFonts w:ascii="黑体" w:hAnsi="黑体" w:cstheme="minorBidi"/>
            <w:sz w:val="21"/>
            <w:szCs w:val="21"/>
          </w:rPr>
          <w:t xml:space="preserve">  </w:t>
        </w:r>
        <w:r w:rsidRPr="000C5251">
          <w:rPr>
            <w:rFonts w:ascii="黑体" w:hAnsi="黑体" w:cstheme="minorBidi" w:hint="eastAsia"/>
            <w:sz w:val="21"/>
            <w:szCs w:val="21"/>
          </w:rPr>
          <w:t>训练过程中的loss和准确率曲线</w:t>
        </w:r>
      </w:ins>
    </w:p>
    <w:p w14:paraId="32BBA5FA" w14:textId="77777777" w:rsidR="00325D08" w:rsidRPr="000C5251" w:rsidRDefault="00325D08" w:rsidP="00325D08">
      <w:pPr>
        <w:spacing w:line="360" w:lineRule="auto"/>
        <w:rPr>
          <w:ins w:id="118" w:author="马 国庆" w:date="2022-11-23T18:54:00Z"/>
          <w:rFonts w:ascii="Times New Roman" w:eastAsia="宋体" w:hAnsi="Times New Roman"/>
          <w:sz w:val="24"/>
          <w:szCs w:val="28"/>
        </w:rPr>
      </w:pPr>
    </w:p>
    <w:p w14:paraId="63DB2389" w14:textId="13204530" w:rsidR="00325D08" w:rsidRPr="000C5251" w:rsidRDefault="00325D08" w:rsidP="00325D08">
      <w:pPr>
        <w:spacing w:line="360" w:lineRule="auto"/>
        <w:ind w:firstLine="420"/>
        <w:rPr>
          <w:ins w:id="119" w:author="马 国庆" w:date="2022-11-23T18:54:00Z"/>
          <w:rFonts w:ascii="Times New Roman" w:eastAsia="宋体" w:hAnsi="Times New Roman"/>
          <w:sz w:val="24"/>
          <w:szCs w:val="28"/>
        </w:rPr>
      </w:pPr>
      <w:ins w:id="120" w:author="马 国庆" w:date="2022-11-23T18:54:00Z">
        <w:r w:rsidRPr="000C5251">
          <w:rPr>
            <w:rFonts w:ascii="Times New Roman" w:eastAsia="宋体" w:hAnsi="Times New Roman" w:hint="eastAsia"/>
            <w:sz w:val="24"/>
            <w:szCs w:val="28"/>
          </w:rPr>
          <w:t>我们对训练过程中的神经元的脉冲传递过程展开了研究。图</w:t>
        </w:r>
      </w:ins>
      <w:ins w:id="121" w:author="马 国庆" w:date="2022-11-23T18:55:00Z">
        <w:r>
          <w:rPr>
            <w:rFonts w:ascii="Times New Roman" w:eastAsia="宋体" w:hAnsi="Times New Roman" w:hint="eastAsia"/>
            <w:sz w:val="24"/>
            <w:szCs w:val="28"/>
          </w:rPr>
          <w:t>7</w:t>
        </w:r>
      </w:ins>
      <w:ins w:id="122" w:author="马 国庆" w:date="2022-11-23T18:54:00Z">
        <w:r w:rsidRPr="000C5251">
          <w:rPr>
            <w:rFonts w:ascii="Times New Roman" w:eastAsia="宋体" w:hAnsi="Times New Roman" w:hint="eastAsia"/>
            <w:sz w:val="24"/>
            <w:szCs w:val="28"/>
          </w:rPr>
          <w:t>展示了在训练过程中，各神经元的激活情况随时间的变化情况；图</w:t>
        </w:r>
      </w:ins>
      <w:ins w:id="123" w:author="马 国庆" w:date="2022-11-23T18:55:00Z">
        <w:r>
          <w:rPr>
            <w:rFonts w:ascii="Times New Roman" w:eastAsia="宋体" w:hAnsi="Times New Roman" w:hint="eastAsia"/>
            <w:sz w:val="24"/>
            <w:szCs w:val="28"/>
          </w:rPr>
          <w:t>8</w:t>
        </w:r>
      </w:ins>
      <w:ins w:id="124" w:author="马 国庆" w:date="2022-11-23T18:54:00Z">
        <w:r w:rsidRPr="000C5251">
          <w:rPr>
            <w:rFonts w:ascii="Times New Roman" w:eastAsia="宋体" w:hAnsi="Times New Roman" w:hint="eastAsia"/>
            <w:sz w:val="24"/>
            <w:szCs w:val="28"/>
          </w:rPr>
          <w:t>展示了在训练了前后，各神经元的膜电位随时间的变化情况。</w:t>
        </w:r>
        <w:r w:rsidRPr="000C5251">
          <w:rPr>
            <w:rFonts w:ascii="Times New Roman" w:eastAsia="宋体" w:hAnsi="Times New Roman"/>
            <w:sz w:val="24"/>
            <w:szCs w:val="28"/>
          </w:rPr>
          <w:t xml:space="preserve"> </w:t>
        </w:r>
        <w:r w:rsidRPr="000C5251">
          <w:rPr>
            <w:rFonts w:ascii="Times New Roman" w:eastAsia="宋体" w:hAnsi="Times New Roman" w:hint="eastAsia"/>
            <w:sz w:val="24"/>
            <w:szCs w:val="28"/>
          </w:rPr>
          <w:t>从图</w:t>
        </w:r>
      </w:ins>
      <w:ins w:id="125" w:author="马 国庆" w:date="2022-11-23T18:55:00Z">
        <w:r>
          <w:rPr>
            <w:rFonts w:ascii="Times New Roman" w:eastAsia="宋体" w:hAnsi="Times New Roman" w:hint="eastAsia"/>
            <w:sz w:val="24"/>
            <w:szCs w:val="28"/>
          </w:rPr>
          <w:t>7</w:t>
        </w:r>
      </w:ins>
      <w:ins w:id="126" w:author="马 国庆" w:date="2022-11-23T18:54:00Z">
        <w:r w:rsidRPr="000C5251">
          <w:rPr>
            <w:rFonts w:ascii="Times New Roman" w:eastAsia="宋体" w:hAnsi="Times New Roman" w:hint="eastAsia"/>
            <w:sz w:val="24"/>
            <w:szCs w:val="28"/>
          </w:rPr>
          <w:t>我们可以看到，激活的神经元数量随着训练的进行而不断增加，说明越来越多的神经元参与到我们的感知与记忆任务当中。同时我们可以发现，在开始的感知阶段，脉冲神经元相比后续的记忆阶段有着更高的活跃程度。</w:t>
        </w:r>
      </w:ins>
    </w:p>
    <w:p w14:paraId="68EF360E" w14:textId="77777777" w:rsidR="00325D08" w:rsidRDefault="00325D08" w:rsidP="00325D08">
      <w:pPr>
        <w:keepNext/>
        <w:spacing w:line="360" w:lineRule="auto"/>
        <w:jc w:val="left"/>
        <w:rPr>
          <w:ins w:id="127" w:author="马 国庆" w:date="2022-11-23T18:54:00Z"/>
        </w:rPr>
      </w:pPr>
      <w:ins w:id="128" w:author="马 国庆" w:date="2022-11-23T18:54:00Z">
        <w:r>
          <w:rPr>
            <w:noProof/>
          </w:rPr>
          <w:drawing>
            <wp:inline distT="0" distB="0" distL="0" distR="0" wp14:anchorId="16FEF896" wp14:editId="4E934631">
              <wp:extent cx="5508333" cy="18644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8" t="14154" r="1058" b="28049"/>
                      <a:stretch/>
                    </pic:blipFill>
                    <pic:spPr bwMode="auto">
                      <a:xfrm>
                        <a:off x="0" y="0"/>
                        <a:ext cx="5530223" cy="1871901"/>
                      </a:xfrm>
                      <a:prstGeom prst="rect">
                        <a:avLst/>
                      </a:prstGeom>
                      <a:noFill/>
                      <a:ln>
                        <a:noFill/>
                      </a:ln>
                      <a:extLst>
                        <a:ext uri="{53640926-AAD7-44D8-BBD7-CCE9431645EC}">
                          <a14:shadowObscured xmlns:a14="http://schemas.microsoft.com/office/drawing/2010/main"/>
                        </a:ext>
                      </a:extLst>
                    </pic:spPr>
                  </pic:pic>
                </a:graphicData>
              </a:graphic>
            </wp:inline>
          </w:drawing>
        </w:r>
      </w:ins>
    </w:p>
    <w:p w14:paraId="3BF99785" w14:textId="37A8F2BE" w:rsidR="00325D08" w:rsidRPr="000C5251" w:rsidRDefault="00325D08" w:rsidP="00325D08">
      <w:pPr>
        <w:pStyle w:val="aa"/>
        <w:jc w:val="center"/>
        <w:rPr>
          <w:ins w:id="129" w:author="马 国庆" w:date="2022-11-23T18:54:00Z"/>
          <w:sz w:val="18"/>
          <w:szCs w:val="18"/>
        </w:rPr>
      </w:pPr>
      <w:ins w:id="130" w:author="马 国庆" w:date="2022-11-23T18:54:00Z">
        <w:r w:rsidRPr="000C5251">
          <w:rPr>
            <w:sz w:val="18"/>
            <w:szCs w:val="18"/>
          </w:rPr>
          <w:t>图</w:t>
        </w:r>
        <w:r>
          <w:rPr>
            <w:rFonts w:hint="eastAsia"/>
            <w:sz w:val="18"/>
            <w:szCs w:val="18"/>
          </w:rPr>
          <w:t>7</w:t>
        </w:r>
        <w:r w:rsidRPr="000C5251">
          <w:rPr>
            <w:rFonts w:hint="eastAsia"/>
            <w:sz w:val="18"/>
            <w:szCs w:val="18"/>
          </w:rPr>
          <w:t>已训练</w:t>
        </w:r>
        <w:r w:rsidRPr="000C5251">
          <w:rPr>
            <w:rFonts w:hint="eastAsia"/>
            <w:sz w:val="18"/>
            <w:szCs w:val="18"/>
          </w:rPr>
          <w:t>5</w:t>
        </w:r>
        <w:r w:rsidRPr="000C5251">
          <w:rPr>
            <w:sz w:val="18"/>
            <w:szCs w:val="18"/>
          </w:rPr>
          <w:t>~1000</w:t>
        </w:r>
        <w:r w:rsidRPr="000C5251">
          <w:rPr>
            <w:rFonts w:hint="eastAsia"/>
            <w:sz w:val="18"/>
            <w:szCs w:val="18"/>
          </w:rPr>
          <w:t>个样本时的各神经元激活情况</w:t>
        </w:r>
      </w:ins>
    </w:p>
    <w:p w14:paraId="71369A63" w14:textId="77777777" w:rsidR="00325D08" w:rsidRDefault="00325D08" w:rsidP="00325D08">
      <w:pPr>
        <w:pStyle w:val="aa"/>
        <w:jc w:val="center"/>
        <w:rPr>
          <w:ins w:id="131" w:author="马 国庆" w:date="2022-11-23T18:54:00Z"/>
          <w:sz w:val="18"/>
          <w:szCs w:val="18"/>
        </w:rPr>
      </w:pPr>
      <w:ins w:id="132" w:author="马 国庆" w:date="2022-11-23T18:54:00Z">
        <w:r w:rsidRPr="000C5251">
          <w:rPr>
            <w:rFonts w:hint="eastAsia"/>
            <w:sz w:val="18"/>
            <w:szCs w:val="18"/>
          </w:rPr>
          <w:t>横坐标代表时间，纵坐标代表</w:t>
        </w:r>
        <w:r w:rsidRPr="000C5251">
          <w:rPr>
            <w:rFonts w:hint="eastAsia"/>
            <w:sz w:val="18"/>
            <w:szCs w:val="18"/>
          </w:rPr>
          <w:t>1</w:t>
        </w:r>
        <w:r w:rsidRPr="000C5251">
          <w:rPr>
            <w:sz w:val="18"/>
            <w:szCs w:val="18"/>
          </w:rPr>
          <w:t>00</w:t>
        </w:r>
        <w:r w:rsidRPr="000C5251">
          <w:rPr>
            <w:rFonts w:hint="eastAsia"/>
            <w:sz w:val="18"/>
            <w:szCs w:val="18"/>
          </w:rPr>
          <w:t>个脉冲神经元</w:t>
        </w:r>
      </w:ins>
    </w:p>
    <w:p w14:paraId="56CDB655" w14:textId="77777777" w:rsidR="00325D08" w:rsidRPr="000C5251" w:rsidRDefault="00325D08" w:rsidP="00325D08">
      <w:pPr>
        <w:rPr>
          <w:ins w:id="133" w:author="马 国庆" w:date="2022-11-23T18:54:00Z"/>
        </w:rPr>
      </w:pPr>
    </w:p>
    <w:p w14:paraId="2CD8CA26" w14:textId="29A65FE7" w:rsidR="00325D08" w:rsidRPr="000C5251" w:rsidRDefault="00325D08" w:rsidP="00325D08">
      <w:pPr>
        <w:spacing w:line="360" w:lineRule="auto"/>
        <w:ind w:firstLine="420"/>
        <w:rPr>
          <w:ins w:id="134" w:author="马 国庆" w:date="2022-11-23T18:54:00Z"/>
          <w:rFonts w:ascii="Times New Roman" w:eastAsia="宋体" w:hAnsi="Times New Roman"/>
          <w:sz w:val="24"/>
          <w:szCs w:val="28"/>
        </w:rPr>
      </w:pPr>
      <w:ins w:id="135" w:author="马 国庆" w:date="2022-11-23T18:54:00Z">
        <w:r w:rsidRPr="000C5251">
          <w:rPr>
            <w:rFonts w:ascii="Times New Roman" w:eastAsia="宋体" w:hAnsi="Times New Roman" w:hint="eastAsia"/>
            <w:sz w:val="24"/>
            <w:szCs w:val="28"/>
          </w:rPr>
          <w:t>对比图</w:t>
        </w:r>
      </w:ins>
      <w:ins w:id="136" w:author="马 国庆" w:date="2022-11-23T18:55:00Z">
        <w:r>
          <w:rPr>
            <w:rFonts w:ascii="Times New Roman" w:eastAsia="宋体" w:hAnsi="Times New Roman" w:hint="eastAsia"/>
            <w:sz w:val="24"/>
            <w:szCs w:val="28"/>
          </w:rPr>
          <w:t>8</w:t>
        </w:r>
      </w:ins>
      <w:ins w:id="137" w:author="马 国庆" w:date="2022-11-23T18:54:00Z">
        <w:r w:rsidRPr="000C5251">
          <w:rPr>
            <w:rFonts w:ascii="Times New Roman" w:eastAsia="宋体" w:hAnsi="Times New Roman"/>
            <w:sz w:val="24"/>
            <w:szCs w:val="28"/>
          </w:rPr>
          <w:t>(a)(b)</w:t>
        </w:r>
        <w:r w:rsidRPr="000C5251">
          <w:rPr>
            <w:rFonts w:ascii="Times New Roman" w:eastAsia="宋体" w:hAnsi="Times New Roman" w:hint="eastAsia"/>
            <w:sz w:val="24"/>
            <w:szCs w:val="28"/>
          </w:rPr>
          <w:t>我们可以发现，在训练初期的记忆阶段，大部分的神经元膜电位的变化十分缓慢。而随着训练的进行，我们可以发现许多神经元膜电位在记忆阶段表现出了非常明显的持续波动。这说明此时尽管不再有视觉线索输入，但这些神经元依然能够记住先前时刻获取的信息，并将其向后不断传递。可以</w:t>
        </w:r>
        <w:r w:rsidRPr="000C5251">
          <w:rPr>
            <w:rFonts w:ascii="Times New Roman" w:eastAsia="宋体" w:hAnsi="Times New Roman" w:hint="eastAsia"/>
            <w:sz w:val="24"/>
            <w:szCs w:val="28"/>
          </w:rPr>
          <w:lastRenderedPageBreak/>
          <w:t>推断，我们的训练使得这些神经元拥有了记忆功能，能够记住一段时间之前获取的信息。</w:t>
        </w:r>
      </w:ins>
    </w:p>
    <w:p w14:paraId="13CFE388" w14:textId="77777777" w:rsidR="00325D08" w:rsidRPr="000C5251" w:rsidRDefault="00325D08" w:rsidP="00325D08">
      <w:pPr>
        <w:keepNext/>
        <w:spacing w:line="360" w:lineRule="auto"/>
        <w:ind w:firstLine="420"/>
        <w:rPr>
          <w:ins w:id="138" w:author="马 国庆" w:date="2022-11-23T18:54:00Z"/>
          <w:sz w:val="18"/>
          <w:szCs w:val="18"/>
        </w:rPr>
      </w:pPr>
      <w:ins w:id="139" w:author="马 国庆" w:date="2022-11-23T18:54:00Z">
        <w:r w:rsidRPr="000C5251">
          <w:rPr>
            <w:noProof/>
            <w:sz w:val="18"/>
            <w:szCs w:val="18"/>
          </w:rPr>
          <w:drawing>
            <wp:inline distT="0" distB="0" distL="0" distR="0" wp14:anchorId="02F8AC62" wp14:editId="18F9D244">
              <wp:extent cx="5274310" cy="18108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30102" r="-753" b="23744"/>
                      <a:stretch/>
                    </pic:blipFill>
                    <pic:spPr bwMode="auto">
                      <a:xfrm>
                        <a:off x="0" y="0"/>
                        <a:ext cx="5274310" cy="1810857"/>
                      </a:xfrm>
                      <a:prstGeom prst="rect">
                        <a:avLst/>
                      </a:prstGeom>
                      <a:noFill/>
                      <a:ln>
                        <a:noFill/>
                      </a:ln>
                      <a:extLst>
                        <a:ext uri="{53640926-AAD7-44D8-BBD7-CCE9431645EC}">
                          <a14:shadowObscured xmlns:a14="http://schemas.microsoft.com/office/drawing/2010/main"/>
                        </a:ext>
                      </a:extLst>
                    </pic:spPr>
                  </pic:pic>
                </a:graphicData>
              </a:graphic>
            </wp:inline>
          </w:drawing>
        </w:r>
      </w:ins>
    </w:p>
    <w:p w14:paraId="29589613" w14:textId="23AC1489" w:rsidR="00325D08" w:rsidRDefault="00325D08" w:rsidP="00325D08">
      <w:pPr>
        <w:pStyle w:val="aa"/>
        <w:spacing w:line="360" w:lineRule="auto"/>
        <w:jc w:val="center"/>
        <w:rPr>
          <w:ins w:id="140" w:author="马 国庆" w:date="2022-11-23T18:54:00Z"/>
          <w:sz w:val="18"/>
          <w:szCs w:val="18"/>
        </w:rPr>
      </w:pPr>
      <w:ins w:id="141" w:author="马 国庆" w:date="2022-11-23T18:54:00Z">
        <w:r w:rsidRPr="000C5251">
          <w:rPr>
            <w:rFonts w:hint="eastAsia"/>
            <w:sz w:val="18"/>
            <w:szCs w:val="18"/>
          </w:rPr>
          <w:t>图</w:t>
        </w:r>
      </w:ins>
      <w:ins w:id="142" w:author="马 国庆" w:date="2022-11-23T18:55:00Z">
        <w:r>
          <w:rPr>
            <w:rFonts w:hint="eastAsia"/>
            <w:sz w:val="18"/>
            <w:szCs w:val="18"/>
          </w:rPr>
          <w:t>8</w:t>
        </w:r>
      </w:ins>
      <w:ins w:id="143" w:author="马 国庆" w:date="2022-11-23T18:54:00Z">
        <w:r w:rsidRPr="000C5251">
          <w:rPr>
            <w:rFonts w:hint="eastAsia"/>
            <w:sz w:val="18"/>
            <w:szCs w:val="18"/>
          </w:rPr>
          <w:t>(a</w:t>
        </w:r>
        <w:r w:rsidRPr="000C5251">
          <w:rPr>
            <w:sz w:val="18"/>
            <w:szCs w:val="18"/>
          </w:rPr>
          <w:t xml:space="preserve">) </w:t>
        </w:r>
        <w:r w:rsidRPr="000C5251">
          <w:rPr>
            <w:sz w:val="18"/>
            <w:szCs w:val="18"/>
          </w:rPr>
          <w:t>训练</w:t>
        </w:r>
        <w:r w:rsidRPr="000C5251">
          <w:rPr>
            <w:rFonts w:hint="eastAsia"/>
            <w:sz w:val="18"/>
            <w:szCs w:val="18"/>
          </w:rPr>
          <w:t>开始时各</w:t>
        </w:r>
        <w:r w:rsidRPr="000C5251">
          <w:rPr>
            <w:sz w:val="18"/>
            <w:szCs w:val="18"/>
          </w:rPr>
          <w:t>神经元膜电位</w:t>
        </w:r>
        <w:r w:rsidRPr="000C5251">
          <w:rPr>
            <w:rFonts w:hint="eastAsia"/>
            <w:sz w:val="18"/>
            <w:szCs w:val="18"/>
          </w:rPr>
          <w:t>随</w:t>
        </w:r>
        <w:r w:rsidRPr="000C5251">
          <w:rPr>
            <w:sz w:val="18"/>
            <w:szCs w:val="18"/>
          </w:rPr>
          <w:t>时间的变化</w:t>
        </w:r>
      </w:ins>
    </w:p>
    <w:p w14:paraId="46821D2F" w14:textId="77777777" w:rsidR="00325D08" w:rsidRPr="000C5251" w:rsidRDefault="00325D08" w:rsidP="00325D08">
      <w:pPr>
        <w:keepNext/>
        <w:spacing w:line="360" w:lineRule="auto"/>
        <w:ind w:firstLine="420"/>
        <w:rPr>
          <w:ins w:id="144" w:author="马 国庆" w:date="2022-11-23T18:54:00Z"/>
          <w:sz w:val="18"/>
          <w:szCs w:val="18"/>
        </w:rPr>
      </w:pPr>
      <w:ins w:id="145" w:author="马 国庆" w:date="2022-11-23T18:54:00Z">
        <w:r w:rsidRPr="000C5251">
          <w:rPr>
            <w:noProof/>
            <w:sz w:val="18"/>
            <w:szCs w:val="18"/>
          </w:rPr>
          <w:drawing>
            <wp:inline distT="0" distB="0" distL="0" distR="0" wp14:anchorId="43044A0E" wp14:editId="1699D348">
              <wp:extent cx="5356843" cy="17944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74" t="30268" r="-1504" b="24345"/>
                      <a:stretch/>
                    </pic:blipFill>
                    <pic:spPr bwMode="auto">
                      <a:xfrm>
                        <a:off x="0" y="0"/>
                        <a:ext cx="5357088" cy="1794548"/>
                      </a:xfrm>
                      <a:prstGeom prst="rect">
                        <a:avLst/>
                      </a:prstGeom>
                      <a:noFill/>
                      <a:ln>
                        <a:noFill/>
                      </a:ln>
                      <a:extLst>
                        <a:ext uri="{53640926-AAD7-44D8-BBD7-CCE9431645EC}">
                          <a14:shadowObscured xmlns:a14="http://schemas.microsoft.com/office/drawing/2010/main"/>
                        </a:ext>
                      </a:extLst>
                    </pic:spPr>
                  </pic:pic>
                </a:graphicData>
              </a:graphic>
            </wp:inline>
          </w:drawing>
        </w:r>
      </w:ins>
    </w:p>
    <w:p w14:paraId="08A67C74" w14:textId="6260CC4C" w:rsidR="00325D08" w:rsidRPr="000C5251" w:rsidRDefault="00325D08" w:rsidP="00325D08">
      <w:pPr>
        <w:pStyle w:val="aa"/>
        <w:spacing w:line="360" w:lineRule="auto"/>
        <w:jc w:val="center"/>
        <w:rPr>
          <w:ins w:id="146" w:author="马 国庆" w:date="2022-11-23T18:54:00Z"/>
          <w:sz w:val="24"/>
          <w:szCs w:val="24"/>
        </w:rPr>
      </w:pPr>
      <w:ins w:id="147" w:author="马 国庆" w:date="2022-11-23T18:54:00Z">
        <w:r w:rsidRPr="000C5251">
          <w:rPr>
            <w:sz w:val="18"/>
            <w:szCs w:val="18"/>
          </w:rPr>
          <w:t>图</w:t>
        </w:r>
      </w:ins>
      <w:ins w:id="148" w:author="马 国庆" w:date="2022-11-23T18:55:00Z">
        <w:r>
          <w:rPr>
            <w:rFonts w:hint="eastAsia"/>
            <w:sz w:val="18"/>
            <w:szCs w:val="18"/>
          </w:rPr>
          <w:t>8</w:t>
        </w:r>
      </w:ins>
      <w:ins w:id="149" w:author="马 国庆" w:date="2022-11-23T18:54:00Z">
        <w:r w:rsidRPr="000C5251">
          <w:rPr>
            <w:rFonts w:hint="eastAsia"/>
            <w:sz w:val="18"/>
            <w:szCs w:val="18"/>
          </w:rPr>
          <w:t>(</w:t>
        </w:r>
        <w:r w:rsidRPr="000C5251">
          <w:rPr>
            <w:sz w:val="18"/>
            <w:szCs w:val="18"/>
          </w:rPr>
          <w:t xml:space="preserve">b) </w:t>
        </w:r>
        <w:r w:rsidRPr="000C5251">
          <w:rPr>
            <w:rFonts w:hint="eastAsia"/>
            <w:sz w:val="18"/>
            <w:szCs w:val="18"/>
          </w:rPr>
          <w:t>训练结束时各神经元膜电位随时间的变化</w:t>
        </w:r>
      </w:ins>
    </w:p>
    <w:p w14:paraId="1EBC9502" w14:textId="1E4B69DF" w:rsidR="00CB773E" w:rsidDel="00325D08" w:rsidRDefault="00CB773E" w:rsidP="00CB773E">
      <w:pPr>
        <w:spacing w:line="360" w:lineRule="auto"/>
        <w:rPr>
          <w:del w:id="150" w:author="马 国庆" w:date="2022-11-23T18:54:00Z"/>
          <w:rFonts w:ascii="宋体" w:eastAsia="宋体" w:hAnsi="宋体"/>
          <w:sz w:val="24"/>
          <w:szCs w:val="28"/>
        </w:rPr>
      </w:pPr>
      <w:del w:id="151" w:author="马 国庆" w:date="2022-11-23T18:54:00Z">
        <w:r w:rsidDel="00325D08">
          <w:rPr>
            <w:rFonts w:ascii="宋体" w:eastAsia="宋体" w:hAnsi="宋体" w:hint="eastAsia"/>
            <w:sz w:val="24"/>
            <w:szCs w:val="28"/>
          </w:rPr>
          <w:delText>【】</w:delText>
        </w:r>
      </w:del>
    </w:p>
    <w:p w14:paraId="6244EB04" w14:textId="2A5B6F28" w:rsidR="00CB773E" w:rsidRDefault="00CB773E" w:rsidP="00CB773E">
      <w:pPr>
        <w:spacing w:line="360" w:lineRule="auto"/>
        <w:rPr>
          <w:rFonts w:ascii="宋体" w:eastAsia="宋体" w:hAnsi="宋体"/>
          <w:sz w:val="24"/>
          <w:szCs w:val="28"/>
        </w:rPr>
      </w:pPr>
      <w:r>
        <w:rPr>
          <w:rFonts w:ascii="宋体" w:eastAsia="宋体" w:hAnsi="宋体" w:hint="eastAsia"/>
          <w:sz w:val="24"/>
          <w:szCs w:val="28"/>
        </w:rPr>
        <w:t>五、未来展望</w:t>
      </w:r>
    </w:p>
    <w:p w14:paraId="3599F842" w14:textId="31125A1E" w:rsidR="00136010" w:rsidRDefault="0039769F" w:rsidP="00301F2E">
      <w:pPr>
        <w:spacing w:line="360" w:lineRule="auto"/>
        <w:ind w:firstLineChars="200" w:firstLine="480"/>
        <w:rPr>
          <w:rFonts w:ascii="宋体" w:eastAsia="宋体" w:hAnsi="宋体"/>
          <w:sz w:val="24"/>
          <w:szCs w:val="28"/>
        </w:rPr>
      </w:pPr>
      <w:r>
        <w:rPr>
          <w:rFonts w:ascii="宋体" w:eastAsia="宋体" w:hAnsi="宋体" w:hint="eastAsia"/>
          <w:sz w:val="24"/>
          <w:szCs w:val="28"/>
        </w:rPr>
        <w:t>为了模拟真实的决策环境，我们设置了</w:t>
      </w:r>
      <w:del w:id="152" w:author="马 国庆" w:date="2022-11-23T18:56:00Z">
        <w:r w:rsidDel="001F48BB">
          <w:rPr>
            <w:rFonts w:ascii="宋体" w:eastAsia="宋体" w:hAnsi="宋体" w:hint="eastAsia"/>
            <w:sz w:val="24"/>
            <w:szCs w:val="28"/>
          </w:rPr>
          <w:delText>500</w:delText>
        </w:r>
      </w:del>
      <w:ins w:id="153" w:author="马 国庆" w:date="2022-11-23T18:56:00Z">
        <w:r w:rsidR="001F48BB">
          <w:rPr>
            <w:rFonts w:ascii="宋体" w:eastAsia="宋体" w:hAnsi="宋体" w:hint="eastAsia"/>
            <w:sz w:val="24"/>
            <w:szCs w:val="28"/>
          </w:rPr>
          <w:t>121</w:t>
        </w:r>
      </w:ins>
      <w:r>
        <w:rPr>
          <w:rFonts w:ascii="宋体" w:eastAsia="宋体" w:hAnsi="宋体" w:hint="eastAsia"/>
          <w:sz w:val="24"/>
          <w:szCs w:val="28"/>
        </w:rPr>
        <w:t>ms的延时时间，使R</w:t>
      </w:r>
      <w:r>
        <w:rPr>
          <w:rFonts w:ascii="宋体" w:eastAsia="宋体" w:hAnsi="宋体"/>
          <w:sz w:val="24"/>
          <w:szCs w:val="28"/>
        </w:rPr>
        <w:t>SNN</w:t>
      </w:r>
      <w:r>
        <w:rPr>
          <w:rFonts w:ascii="宋体" w:eastAsia="宋体" w:hAnsi="宋体" w:hint="eastAsia"/>
          <w:sz w:val="24"/>
          <w:szCs w:val="28"/>
        </w:rPr>
        <w:t>网络循环</w:t>
      </w:r>
      <w:del w:id="154" w:author="马 国庆" w:date="2022-11-23T18:56:00Z">
        <w:r w:rsidDel="001F48BB">
          <w:rPr>
            <w:rFonts w:ascii="宋体" w:eastAsia="宋体" w:hAnsi="宋体" w:hint="eastAsia"/>
            <w:sz w:val="24"/>
            <w:szCs w:val="28"/>
          </w:rPr>
          <w:delText>500</w:delText>
        </w:r>
      </w:del>
      <w:ins w:id="155" w:author="马 国庆" w:date="2022-11-23T18:56:00Z">
        <w:r w:rsidR="001F48BB">
          <w:rPr>
            <w:rFonts w:ascii="宋体" w:eastAsia="宋体" w:hAnsi="宋体" w:hint="eastAsia"/>
            <w:sz w:val="24"/>
            <w:szCs w:val="28"/>
          </w:rPr>
          <w:t>12</w:t>
        </w:r>
      </w:ins>
      <w:r>
        <w:rPr>
          <w:rFonts w:ascii="宋体" w:eastAsia="宋体" w:hAnsi="宋体" w:hint="eastAsia"/>
          <w:sz w:val="24"/>
          <w:szCs w:val="28"/>
        </w:rPr>
        <w:t>次后再做出决策。虽然R</w:t>
      </w:r>
      <w:r>
        <w:rPr>
          <w:rFonts w:ascii="宋体" w:eastAsia="宋体" w:hAnsi="宋体"/>
          <w:sz w:val="24"/>
          <w:szCs w:val="28"/>
        </w:rPr>
        <w:t>SNN</w:t>
      </w:r>
      <w:r>
        <w:rPr>
          <w:rFonts w:ascii="宋体" w:eastAsia="宋体" w:hAnsi="宋体" w:hint="eastAsia"/>
          <w:sz w:val="24"/>
          <w:szCs w:val="28"/>
        </w:rPr>
        <w:t>网络只有三层，但随着时序的展开而层数会加深，这将会出现梯度消失的问题，给网络训练带来了困难。</w:t>
      </w:r>
    </w:p>
    <w:p w14:paraId="28360FDF" w14:textId="7F6EB4F7" w:rsidR="0039769F" w:rsidRDefault="00B321DD" w:rsidP="0039769F">
      <w:pPr>
        <w:spacing w:line="360" w:lineRule="auto"/>
        <w:ind w:firstLineChars="200" w:firstLine="480"/>
        <w:rPr>
          <w:rFonts w:ascii="宋体" w:eastAsia="宋体" w:hAnsi="宋体"/>
          <w:sz w:val="24"/>
          <w:szCs w:val="28"/>
        </w:rPr>
      </w:pPr>
      <w:r>
        <w:rPr>
          <w:rFonts w:ascii="宋体" w:eastAsia="宋体" w:hAnsi="宋体" w:hint="eastAsia"/>
          <w:sz w:val="24"/>
          <w:szCs w:val="28"/>
        </w:rPr>
        <w:t>通过查阅文献，我们</w:t>
      </w:r>
      <w:r w:rsidR="004C18EE">
        <w:rPr>
          <w:rFonts w:ascii="宋体" w:eastAsia="宋体" w:hAnsi="宋体" w:hint="eastAsia"/>
          <w:sz w:val="24"/>
          <w:szCs w:val="28"/>
        </w:rPr>
        <w:t>学习了</w:t>
      </w:r>
      <w:r w:rsidR="004C18EE">
        <w:rPr>
          <w:rFonts w:ascii="宋体" w:eastAsia="宋体" w:hAnsi="宋体"/>
          <w:sz w:val="24"/>
          <w:szCs w:val="28"/>
        </w:rPr>
        <w:t>LSNN</w:t>
      </w:r>
      <w:r w:rsidR="004C18EE">
        <w:rPr>
          <w:rFonts w:ascii="宋体" w:eastAsia="宋体" w:hAnsi="宋体" w:hint="eastAsia"/>
          <w:sz w:val="24"/>
          <w:szCs w:val="28"/>
        </w:rPr>
        <w:t>网络，该网络是在R</w:t>
      </w:r>
      <w:r w:rsidR="004C18EE">
        <w:rPr>
          <w:rFonts w:ascii="宋体" w:eastAsia="宋体" w:hAnsi="宋体"/>
          <w:sz w:val="24"/>
          <w:szCs w:val="28"/>
        </w:rPr>
        <w:t>SNN</w:t>
      </w:r>
      <w:r w:rsidR="004C18EE">
        <w:rPr>
          <w:rFonts w:ascii="宋体" w:eastAsia="宋体" w:hAnsi="宋体" w:hint="eastAsia"/>
          <w:sz w:val="24"/>
          <w:szCs w:val="28"/>
        </w:rPr>
        <w:t>网络基础上加入L</w:t>
      </w:r>
      <w:r w:rsidR="004C18EE">
        <w:rPr>
          <w:rFonts w:ascii="宋体" w:eastAsia="宋体" w:hAnsi="宋体"/>
          <w:sz w:val="24"/>
          <w:szCs w:val="28"/>
        </w:rPr>
        <w:t>STM</w:t>
      </w:r>
      <w:r w:rsidR="004C18EE">
        <w:rPr>
          <w:rFonts w:ascii="宋体" w:eastAsia="宋体" w:hAnsi="宋体" w:hint="eastAsia"/>
          <w:sz w:val="24"/>
          <w:szCs w:val="28"/>
        </w:rPr>
        <w:t>单元。</w:t>
      </w:r>
      <w:r w:rsidR="0039769F">
        <w:rPr>
          <w:rFonts w:ascii="宋体" w:eastAsia="宋体" w:hAnsi="宋体" w:hint="eastAsia"/>
          <w:sz w:val="24"/>
          <w:szCs w:val="28"/>
        </w:rPr>
        <w:t>L</w:t>
      </w:r>
      <w:r w:rsidR="0039769F">
        <w:rPr>
          <w:rFonts w:ascii="宋体" w:eastAsia="宋体" w:hAnsi="宋体"/>
          <w:sz w:val="24"/>
          <w:szCs w:val="28"/>
        </w:rPr>
        <w:t>STM</w:t>
      </w:r>
      <w:r w:rsidR="0039769F">
        <w:rPr>
          <w:rFonts w:ascii="宋体" w:eastAsia="宋体" w:hAnsi="宋体" w:hint="eastAsia"/>
          <w:sz w:val="24"/>
          <w:szCs w:val="28"/>
        </w:rPr>
        <w:t>网络将</w:t>
      </w:r>
      <w:r w:rsidR="004C18EE">
        <w:rPr>
          <w:rFonts w:ascii="宋体" w:eastAsia="宋体" w:hAnsi="宋体"/>
          <w:sz w:val="24"/>
          <w:szCs w:val="28"/>
        </w:rPr>
        <w:t>RNN</w:t>
      </w:r>
      <w:r w:rsidR="004C18EE">
        <w:rPr>
          <w:rFonts w:ascii="宋体" w:eastAsia="宋体" w:hAnsi="宋体" w:hint="eastAsia"/>
          <w:sz w:val="24"/>
          <w:szCs w:val="28"/>
        </w:rPr>
        <w:t>网络中</w:t>
      </w:r>
      <w:r w:rsidR="0039769F">
        <w:rPr>
          <w:rFonts w:ascii="宋体" w:eastAsia="宋体" w:hAnsi="宋体" w:hint="eastAsia"/>
          <w:sz w:val="24"/>
          <w:szCs w:val="28"/>
        </w:rPr>
        <w:t>隐含层的隐含单元设计为所谓的L</w:t>
      </w:r>
      <w:r w:rsidR="0039769F">
        <w:rPr>
          <w:rFonts w:ascii="宋体" w:eastAsia="宋体" w:hAnsi="宋体"/>
          <w:sz w:val="24"/>
          <w:szCs w:val="28"/>
        </w:rPr>
        <w:t>STM</w:t>
      </w:r>
      <w:r w:rsidR="0039769F">
        <w:rPr>
          <w:rFonts w:ascii="宋体" w:eastAsia="宋体" w:hAnsi="宋体" w:hint="eastAsia"/>
          <w:sz w:val="24"/>
          <w:szCs w:val="28"/>
        </w:rPr>
        <w:t>细胞单元。</w:t>
      </w:r>
      <w:r w:rsidR="004C18EE">
        <w:rPr>
          <w:rFonts w:ascii="宋体" w:eastAsia="宋体" w:hAnsi="宋体" w:hint="eastAsia"/>
          <w:sz w:val="24"/>
          <w:szCs w:val="28"/>
        </w:rPr>
        <w:t>如图</w:t>
      </w:r>
      <w:del w:id="156" w:author="马 国庆" w:date="2022-11-23T18:56:00Z">
        <w:r w:rsidR="004C18EE" w:rsidDel="001F48BB">
          <w:rPr>
            <w:rFonts w:ascii="宋体" w:eastAsia="宋体" w:hAnsi="宋体" w:hint="eastAsia"/>
            <w:sz w:val="24"/>
            <w:szCs w:val="28"/>
          </w:rPr>
          <w:delText>？</w:delText>
        </w:r>
      </w:del>
      <w:ins w:id="157" w:author="马 国庆" w:date="2022-11-23T18:56:00Z">
        <w:r w:rsidR="001F48BB">
          <w:rPr>
            <w:rFonts w:ascii="宋体" w:eastAsia="宋体" w:hAnsi="宋体" w:hint="eastAsia"/>
            <w:sz w:val="24"/>
            <w:szCs w:val="28"/>
          </w:rPr>
          <w:t>9</w:t>
        </w:r>
      </w:ins>
      <w:r w:rsidR="004C18EE">
        <w:rPr>
          <w:rFonts w:ascii="宋体" w:eastAsia="宋体" w:hAnsi="宋体" w:hint="eastAsia"/>
          <w:sz w:val="24"/>
          <w:szCs w:val="28"/>
        </w:rPr>
        <w:t>所示，</w:t>
      </w:r>
      <w:r w:rsidR="0039769F" w:rsidRPr="007D1F7B">
        <w:rPr>
          <w:rFonts w:ascii="宋体" w:eastAsia="宋体" w:hAnsi="宋体"/>
          <w:sz w:val="24"/>
          <w:szCs w:val="28"/>
        </w:rPr>
        <w:t>每个</w:t>
      </w:r>
      <w:r w:rsidR="0039769F">
        <w:rPr>
          <w:rFonts w:ascii="宋体" w:eastAsia="宋体" w:hAnsi="宋体"/>
          <w:sz w:val="24"/>
          <w:szCs w:val="28"/>
        </w:rPr>
        <w:t>LSTM</w:t>
      </w:r>
      <w:r w:rsidR="0039769F">
        <w:rPr>
          <w:rFonts w:ascii="宋体" w:eastAsia="宋体" w:hAnsi="宋体" w:hint="eastAsia"/>
          <w:sz w:val="24"/>
          <w:szCs w:val="28"/>
        </w:rPr>
        <w:t>细胞含有与传统的</w:t>
      </w:r>
      <w:r w:rsidR="0039769F">
        <w:rPr>
          <w:rFonts w:ascii="宋体" w:eastAsia="宋体" w:hAnsi="宋体"/>
          <w:sz w:val="24"/>
          <w:szCs w:val="28"/>
        </w:rPr>
        <w:t>RNN</w:t>
      </w:r>
      <w:r w:rsidR="0039769F">
        <w:rPr>
          <w:rFonts w:ascii="宋体" w:eastAsia="宋体" w:hAnsi="宋体" w:hint="eastAsia"/>
          <w:sz w:val="24"/>
          <w:szCs w:val="28"/>
        </w:rPr>
        <w:t>细胞相同的输入和输出，但额外包含一个控制信息流动的“门结点系统”。门系统包含三个部分，除了对L</w:t>
      </w:r>
      <w:r w:rsidR="0039769F">
        <w:rPr>
          <w:rFonts w:ascii="宋体" w:eastAsia="宋体" w:hAnsi="宋体"/>
          <w:sz w:val="24"/>
          <w:szCs w:val="28"/>
        </w:rPr>
        <w:t>STM</w:t>
      </w:r>
      <w:r w:rsidR="0039769F">
        <w:rPr>
          <w:rFonts w:ascii="宋体" w:eastAsia="宋体" w:hAnsi="宋体" w:hint="eastAsia"/>
          <w:sz w:val="24"/>
          <w:szCs w:val="28"/>
        </w:rPr>
        <w:t>细胞的输入、输出进行加权控制之外，还对记忆（遗忘）进行加权控制。</w:t>
      </w:r>
      <w:r w:rsidR="0039769F" w:rsidRPr="007D1F7B">
        <w:rPr>
          <w:rFonts w:ascii="宋体" w:eastAsia="宋体" w:hAnsi="宋体"/>
          <w:sz w:val="24"/>
          <w:szCs w:val="28"/>
        </w:rPr>
        <w:t>LSTM克服了RNN在长距离信息传递时的有限性，它会在之前的时间步中保留一些重要信息，遗忘一些不重要的信息。</w:t>
      </w:r>
    </w:p>
    <w:p w14:paraId="4116C0C7" w14:textId="0C6FE2A2" w:rsidR="0039769F" w:rsidRDefault="0039769F" w:rsidP="0039769F">
      <w:pPr>
        <w:spacing w:line="360" w:lineRule="auto"/>
        <w:jc w:val="center"/>
        <w:rPr>
          <w:rFonts w:ascii="宋体" w:eastAsia="宋体" w:hAnsi="宋体"/>
          <w:sz w:val="24"/>
          <w:szCs w:val="28"/>
        </w:rPr>
      </w:pPr>
      <w:r>
        <w:rPr>
          <w:noProof/>
        </w:rPr>
        <w:lastRenderedPageBreak/>
        <w:drawing>
          <wp:inline distT="0" distB="0" distL="0" distR="0" wp14:anchorId="69C30CED" wp14:editId="7E0CD69B">
            <wp:extent cx="4968282" cy="2287946"/>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972506" cy="2289891"/>
                    </a:xfrm>
                    <a:prstGeom prst="rect">
                      <a:avLst/>
                    </a:prstGeom>
                  </pic:spPr>
                </pic:pic>
              </a:graphicData>
            </a:graphic>
          </wp:inline>
        </w:drawing>
      </w:r>
    </w:p>
    <w:p w14:paraId="3B562509" w14:textId="44E049D4" w:rsidR="004C18EE" w:rsidRPr="004C18EE" w:rsidRDefault="004C18EE" w:rsidP="0039769F">
      <w:pPr>
        <w:spacing w:line="360" w:lineRule="auto"/>
        <w:jc w:val="center"/>
        <w:rPr>
          <w:rFonts w:ascii="宋体" w:eastAsia="宋体" w:hAnsi="宋体"/>
          <w:sz w:val="18"/>
          <w:szCs w:val="20"/>
        </w:rPr>
      </w:pPr>
      <w:r w:rsidRPr="004C18EE">
        <w:rPr>
          <w:rFonts w:ascii="宋体" w:eastAsia="宋体" w:hAnsi="宋体" w:hint="eastAsia"/>
          <w:sz w:val="18"/>
          <w:szCs w:val="20"/>
        </w:rPr>
        <w:t>图</w:t>
      </w:r>
      <w:ins w:id="158" w:author="马 国庆" w:date="2022-11-23T18:56:00Z">
        <w:r w:rsidR="001F48BB">
          <w:rPr>
            <w:rFonts w:ascii="宋体" w:eastAsia="宋体" w:hAnsi="宋体" w:hint="eastAsia"/>
            <w:sz w:val="18"/>
            <w:szCs w:val="20"/>
          </w:rPr>
          <w:t>9</w:t>
        </w:r>
      </w:ins>
      <w:del w:id="159" w:author="马 国庆" w:date="2022-11-23T18:56:00Z">
        <w:r w:rsidRPr="004C18EE" w:rsidDel="001F48BB">
          <w:rPr>
            <w:rFonts w:ascii="宋体" w:eastAsia="宋体" w:hAnsi="宋体" w:hint="eastAsia"/>
            <w:sz w:val="18"/>
            <w:szCs w:val="20"/>
          </w:rPr>
          <w:delText>？</w:delText>
        </w:r>
      </w:del>
    </w:p>
    <w:p w14:paraId="6177E59C" w14:textId="77777777" w:rsidR="002050D0" w:rsidRPr="0039769F" w:rsidRDefault="004C18EE" w:rsidP="00301F2E">
      <w:pPr>
        <w:spacing w:line="360" w:lineRule="auto"/>
        <w:ind w:firstLineChars="200" w:firstLine="480"/>
        <w:rPr>
          <w:ins w:id="160" w:author="马 国庆" w:date="2022-11-23T18:49:00Z"/>
          <w:rFonts w:ascii="宋体" w:eastAsia="宋体" w:hAnsi="宋体"/>
          <w:sz w:val="24"/>
          <w:szCs w:val="28"/>
        </w:rPr>
      </w:pPr>
      <w:r>
        <w:rPr>
          <w:rFonts w:ascii="宋体" w:eastAsia="宋体" w:hAnsi="宋体" w:hint="eastAsia"/>
          <w:sz w:val="24"/>
          <w:szCs w:val="28"/>
        </w:rPr>
        <w:t>为了缓和</w:t>
      </w:r>
      <w:r>
        <w:rPr>
          <w:rFonts w:ascii="宋体" w:eastAsia="宋体" w:hAnsi="宋体"/>
          <w:sz w:val="24"/>
          <w:szCs w:val="28"/>
        </w:rPr>
        <w:t>RSNN</w:t>
      </w:r>
      <w:r>
        <w:rPr>
          <w:rFonts w:ascii="宋体" w:eastAsia="宋体" w:hAnsi="宋体" w:hint="eastAsia"/>
          <w:sz w:val="24"/>
          <w:szCs w:val="28"/>
        </w:rPr>
        <w:t>网络的梯度消失或扩散的问题，我们下一步将学习如何结合L</w:t>
      </w:r>
      <w:r>
        <w:rPr>
          <w:rFonts w:ascii="宋体" w:eastAsia="宋体" w:hAnsi="宋体"/>
          <w:sz w:val="24"/>
          <w:szCs w:val="28"/>
        </w:rPr>
        <w:t>SNN</w:t>
      </w:r>
      <w:r>
        <w:rPr>
          <w:rFonts w:ascii="宋体" w:eastAsia="宋体" w:hAnsi="宋体" w:hint="eastAsia"/>
          <w:sz w:val="24"/>
          <w:szCs w:val="28"/>
        </w:rPr>
        <w:t>网络和e</w:t>
      </w:r>
      <w:r>
        <w:rPr>
          <w:rFonts w:ascii="宋体" w:eastAsia="宋体" w:hAnsi="宋体"/>
          <w:sz w:val="24"/>
          <w:szCs w:val="28"/>
        </w:rPr>
        <w:t>-</w:t>
      </w:r>
      <w:r>
        <w:rPr>
          <w:rFonts w:ascii="宋体" w:eastAsia="宋体" w:hAnsi="宋体" w:hint="eastAsia"/>
          <w:sz w:val="24"/>
          <w:szCs w:val="28"/>
        </w:rPr>
        <w:t>prop算法来更好地解决小鼠决策问题。</w:t>
      </w:r>
    </w:p>
    <w:tbl>
      <w:tblPr>
        <w:tblW w:w="6510" w:type="dxa"/>
        <w:shd w:val="clear" w:color="auto" w:fill="FFFFFF"/>
        <w:tblCellMar>
          <w:left w:w="0" w:type="dxa"/>
          <w:right w:w="0" w:type="dxa"/>
        </w:tblCellMar>
        <w:tblLook w:val="04A0" w:firstRow="1" w:lastRow="0" w:firstColumn="1" w:lastColumn="0" w:noHBand="0" w:noVBand="1"/>
        <w:tblPrChange w:id="161" w:author="马 国庆" w:date="2022-11-23T18:49:00Z">
          <w:tblPr>
            <w:tblW w:w="6570" w:type="dxa"/>
            <w:shd w:val="clear" w:color="auto" w:fill="FFFFFF"/>
            <w:tblCellMar>
              <w:left w:w="0" w:type="dxa"/>
              <w:right w:w="0" w:type="dxa"/>
            </w:tblCellMar>
            <w:tblLook w:val="04A0" w:firstRow="1" w:lastRow="0" w:firstColumn="1" w:lastColumn="0" w:noHBand="0" w:noVBand="1"/>
          </w:tblPr>
        </w:tblPrChange>
      </w:tblPr>
      <w:tblGrid>
        <w:gridCol w:w="6510"/>
        <w:tblGridChange w:id="162">
          <w:tblGrid>
            <w:gridCol w:w="6510"/>
          </w:tblGrid>
        </w:tblGridChange>
      </w:tblGrid>
      <w:tr w:rsidR="002050D0" w:rsidRPr="002050D0" w14:paraId="402A3A77" w14:textId="77777777" w:rsidTr="002050D0">
        <w:trPr>
          <w:ins w:id="163" w:author="马 国庆" w:date="2022-11-23T18:49:00Z"/>
        </w:trPr>
        <w:tc>
          <w:tcPr>
            <w:tcW w:w="0" w:type="auto"/>
            <w:shd w:val="clear" w:color="auto" w:fill="FFFFFF"/>
            <w:vAlign w:val="center"/>
            <w:hideMark/>
            <w:tcPrChange w:id="164" w:author="马 国庆" w:date="2022-11-23T18:49:00Z">
              <w:tcPr>
                <w:tcW w:w="0" w:type="auto"/>
                <w:shd w:val="clear" w:color="auto" w:fill="FFFFFF"/>
                <w:vAlign w:val="center"/>
                <w:hideMark/>
              </w:tcPr>
            </w:tcPrChange>
          </w:tcPr>
          <w:p w14:paraId="4FB0794C" w14:textId="77777777" w:rsidR="002050D0" w:rsidRPr="002050D0" w:rsidRDefault="002050D0" w:rsidP="002050D0">
            <w:pPr>
              <w:widowControl/>
              <w:jc w:val="left"/>
              <w:rPr>
                <w:ins w:id="165" w:author="马 国庆" w:date="2022-11-23T18:49:00Z"/>
                <w:rFonts w:ascii="宋体" w:eastAsia="宋体" w:hAnsi="宋体" w:cs="宋体"/>
                <w:kern w:val="0"/>
                <w:sz w:val="24"/>
                <w:szCs w:val="24"/>
              </w:rPr>
            </w:pPr>
          </w:p>
        </w:tc>
      </w:tr>
    </w:tbl>
    <w:p w14:paraId="709F7E2F" w14:textId="43C1160E" w:rsidR="00CB773E" w:rsidRPr="0039769F" w:rsidRDefault="00CB773E">
      <w:pPr>
        <w:spacing w:line="360" w:lineRule="auto"/>
        <w:rPr>
          <w:rFonts w:ascii="宋体" w:eastAsia="宋体" w:hAnsi="宋体"/>
          <w:sz w:val="24"/>
          <w:szCs w:val="28"/>
        </w:rPr>
        <w:pPrChange w:id="166" w:author="马 国庆" w:date="2022-11-23T18:49:00Z">
          <w:pPr>
            <w:spacing w:line="360" w:lineRule="auto"/>
            <w:ind w:firstLineChars="200" w:firstLine="480"/>
          </w:pPr>
        </w:pPrChange>
      </w:pPr>
    </w:p>
    <w:p w14:paraId="270215FA" w14:textId="10D05775" w:rsidR="00CB773E" w:rsidRDefault="00CB773E" w:rsidP="00CB773E">
      <w:pPr>
        <w:spacing w:line="360" w:lineRule="auto"/>
        <w:rPr>
          <w:ins w:id="167" w:author="马 国庆" w:date="2022-11-22T23:22:00Z"/>
          <w:rFonts w:ascii="宋体" w:eastAsia="宋体" w:hAnsi="宋体"/>
          <w:sz w:val="24"/>
          <w:szCs w:val="28"/>
        </w:rPr>
      </w:pPr>
      <w:r>
        <w:rPr>
          <w:rFonts w:ascii="宋体" w:eastAsia="宋体" w:hAnsi="宋体" w:hint="eastAsia"/>
          <w:sz w:val="24"/>
          <w:szCs w:val="28"/>
        </w:rPr>
        <w:t>六、参考文献</w:t>
      </w:r>
    </w:p>
    <w:p w14:paraId="23B7DD77" w14:textId="4DA0F212" w:rsidR="009049AC" w:rsidRPr="002050D0" w:rsidRDefault="002050D0">
      <w:pPr>
        <w:pStyle w:val="a9"/>
        <w:numPr>
          <w:ilvl w:val="0"/>
          <w:numId w:val="1"/>
        </w:numPr>
        <w:spacing w:line="360" w:lineRule="auto"/>
        <w:ind w:firstLineChars="0"/>
        <w:rPr>
          <w:ins w:id="168" w:author="马 国庆" w:date="2022-11-22T23:14:00Z"/>
          <w:rFonts w:ascii="宋体" w:eastAsia="宋体" w:hAnsi="宋体"/>
          <w:sz w:val="24"/>
          <w:szCs w:val="28"/>
          <w:rPrChange w:id="169" w:author="马 国庆" w:date="2022-11-23T18:49:00Z">
            <w:rPr>
              <w:ins w:id="170" w:author="马 国庆" w:date="2022-11-22T23:14:00Z"/>
            </w:rPr>
          </w:rPrChange>
        </w:rPr>
        <w:pPrChange w:id="171" w:author="马 国庆" w:date="2022-11-23T18:49:00Z">
          <w:pPr>
            <w:spacing w:line="360" w:lineRule="auto"/>
          </w:pPr>
        </w:pPrChange>
      </w:pPr>
      <w:ins w:id="172" w:author="马 国庆" w:date="2022-11-23T18:49:00Z">
        <w:r w:rsidRPr="002050D0">
          <w:rPr>
            <w:rFonts w:ascii="宋体" w:eastAsia="宋体" w:hAnsi="宋体"/>
            <w:sz w:val="24"/>
            <w:szCs w:val="28"/>
          </w:rPr>
          <w:t>Bellec G, Scherr F, Subramoney A, et al. A solution to the learning dilemma for recurrent networks of spiking neurons[J]. Nature communications, 2020, 11(1): 1-15.</w:t>
        </w:r>
      </w:ins>
    </w:p>
    <w:p w14:paraId="6F315F79" w14:textId="77777777" w:rsidR="007C3300" w:rsidRPr="000821E6" w:rsidRDefault="007C3300" w:rsidP="00CB773E">
      <w:pPr>
        <w:spacing w:line="360" w:lineRule="auto"/>
        <w:rPr>
          <w:rFonts w:ascii="宋体" w:eastAsia="宋体" w:hAnsi="宋体"/>
          <w:sz w:val="24"/>
          <w:szCs w:val="28"/>
        </w:rPr>
      </w:pPr>
    </w:p>
    <w:sectPr w:rsidR="007C3300" w:rsidRPr="000821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E999" w14:textId="77777777" w:rsidR="00482EA9" w:rsidRDefault="00482EA9" w:rsidP="00DB13E2">
      <w:r>
        <w:separator/>
      </w:r>
    </w:p>
  </w:endnote>
  <w:endnote w:type="continuationSeparator" w:id="0">
    <w:p w14:paraId="0C7B4953" w14:textId="77777777" w:rsidR="00482EA9" w:rsidRDefault="00482EA9" w:rsidP="00DB1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FFDFA" w14:textId="77777777" w:rsidR="00482EA9" w:rsidRDefault="00482EA9" w:rsidP="00DB13E2">
      <w:r>
        <w:separator/>
      </w:r>
    </w:p>
  </w:footnote>
  <w:footnote w:type="continuationSeparator" w:id="0">
    <w:p w14:paraId="2D676C3B" w14:textId="77777777" w:rsidR="00482EA9" w:rsidRDefault="00482EA9" w:rsidP="00DB1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35A58"/>
    <w:multiLevelType w:val="hybridMultilevel"/>
    <w:tmpl w:val="734815AC"/>
    <w:lvl w:ilvl="0" w:tplc="E5BE53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091361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马 国庆">
    <w15:presenceInfo w15:providerId="Windows Live" w15:userId="7c7192688d365b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A5D"/>
    <w:rsid w:val="00006F23"/>
    <w:rsid w:val="000821E6"/>
    <w:rsid w:val="00123D32"/>
    <w:rsid w:val="00136010"/>
    <w:rsid w:val="00155C3B"/>
    <w:rsid w:val="001668F9"/>
    <w:rsid w:val="001A0CB0"/>
    <w:rsid w:val="001B50EF"/>
    <w:rsid w:val="001D0D98"/>
    <w:rsid w:val="001F48BB"/>
    <w:rsid w:val="002050D0"/>
    <w:rsid w:val="002718AD"/>
    <w:rsid w:val="00275302"/>
    <w:rsid w:val="00280A5D"/>
    <w:rsid w:val="0029470D"/>
    <w:rsid w:val="002B6C25"/>
    <w:rsid w:val="002F6EAB"/>
    <w:rsid w:val="00301F2E"/>
    <w:rsid w:val="00322EEA"/>
    <w:rsid w:val="00325D08"/>
    <w:rsid w:val="0039769F"/>
    <w:rsid w:val="003D7929"/>
    <w:rsid w:val="00482EA9"/>
    <w:rsid w:val="0049376A"/>
    <w:rsid w:val="004C18EE"/>
    <w:rsid w:val="004D2C46"/>
    <w:rsid w:val="00501D9E"/>
    <w:rsid w:val="00505FFB"/>
    <w:rsid w:val="00506C65"/>
    <w:rsid w:val="0053292A"/>
    <w:rsid w:val="0054447A"/>
    <w:rsid w:val="00546421"/>
    <w:rsid w:val="00573143"/>
    <w:rsid w:val="0057590B"/>
    <w:rsid w:val="005D41DF"/>
    <w:rsid w:val="005F39CE"/>
    <w:rsid w:val="00600415"/>
    <w:rsid w:val="00684C32"/>
    <w:rsid w:val="006B049A"/>
    <w:rsid w:val="006F71ED"/>
    <w:rsid w:val="00765CA8"/>
    <w:rsid w:val="007853A2"/>
    <w:rsid w:val="007C3300"/>
    <w:rsid w:val="007D1F7B"/>
    <w:rsid w:val="007D27A6"/>
    <w:rsid w:val="00807E39"/>
    <w:rsid w:val="008A2094"/>
    <w:rsid w:val="008A53FE"/>
    <w:rsid w:val="008F3C2B"/>
    <w:rsid w:val="009049AC"/>
    <w:rsid w:val="00923657"/>
    <w:rsid w:val="0094525F"/>
    <w:rsid w:val="009624F4"/>
    <w:rsid w:val="00966B88"/>
    <w:rsid w:val="00974D31"/>
    <w:rsid w:val="00977641"/>
    <w:rsid w:val="009B596F"/>
    <w:rsid w:val="009C0173"/>
    <w:rsid w:val="009C2D7E"/>
    <w:rsid w:val="00A1039B"/>
    <w:rsid w:val="00A1594C"/>
    <w:rsid w:val="00A16112"/>
    <w:rsid w:val="00A55B32"/>
    <w:rsid w:val="00A640E6"/>
    <w:rsid w:val="00A96993"/>
    <w:rsid w:val="00AC1191"/>
    <w:rsid w:val="00B27262"/>
    <w:rsid w:val="00B321DD"/>
    <w:rsid w:val="00B36A71"/>
    <w:rsid w:val="00B50E82"/>
    <w:rsid w:val="00B64B77"/>
    <w:rsid w:val="00BB5820"/>
    <w:rsid w:val="00BC139E"/>
    <w:rsid w:val="00C63F3A"/>
    <w:rsid w:val="00C71CAD"/>
    <w:rsid w:val="00CB773E"/>
    <w:rsid w:val="00D347DE"/>
    <w:rsid w:val="00D36D9D"/>
    <w:rsid w:val="00D76A68"/>
    <w:rsid w:val="00D76B6E"/>
    <w:rsid w:val="00D80A73"/>
    <w:rsid w:val="00D9224C"/>
    <w:rsid w:val="00DB13E2"/>
    <w:rsid w:val="00DD5F69"/>
    <w:rsid w:val="00DF785D"/>
    <w:rsid w:val="00E72D92"/>
    <w:rsid w:val="00F118FE"/>
    <w:rsid w:val="00F30921"/>
    <w:rsid w:val="00F778E5"/>
    <w:rsid w:val="00FB3F6A"/>
    <w:rsid w:val="00FB6593"/>
    <w:rsid w:val="00FF5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2616E"/>
  <w15:chartTrackingRefBased/>
  <w15:docId w15:val="{66779C08-F2DC-438C-BEFC-DCAD96C5B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13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13E2"/>
    <w:rPr>
      <w:sz w:val="18"/>
      <w:szCs w:val="18"/>
    </w:rPr>
  </w:style>
  <w:style w:type="paragraph" w:styleId="a5">
    <w:name w:val="footer"/>
    <w:basedOn w:val="a"/>
    <w:link w:val="a6"/>
    <w:uiPriority w:val="99"/>
    <w:unhideWhenUsed/>
    <w:rsid w:val="00DB13E2"/>
    <w:pPr>
      <w:tabs>
        <w:tab w:val="center" w:pos="4153"/>
        <w:tab w:val="right" w:pos="8306"/>
      </w:tabs>
      <w:snapToGrid w:val="0"/>
      <w:jc w:val="left"/>
    </w:pPr>
    <w:rPr>
      <w:sz w:val="18"/>
      <w:szCs w:val="18"/>
    </w:rPr>
  </w:style>
  <w:style w:type="character" w:customStyle="1" w:styleId="a6">
    <w:name w:val="页脚 字符"/>
    <w:basedOn w:val="a0"/>
    <w:link w:val="a5"/>
    <w:uiPriority w:val="99"/>
    <w:rsid w:val="00DB13E2"/>
    <w:rPr>
      <w:sz w:val="18"/>
      <w:szCs w:val="18"/>
    </w:rPr>
  </w:style>
  <w:style w:type="character" w:styleId="a7">
    <w:name w:val="Placeholder Text"/>
    <w:basedOn w:val="a0"/>
    <w:uiPriority w:val="99"/>
    <w:semiHidden/>
    <w:rsid w:val="001A0CB0"/>
    <w:rPr>
      <w:color w:val="808080"/>
    </w:rPr>
  </w:style>
  <w:style w:type="paragraph" w:styleId="a8">
    <w:name w:val="Revision"/>
    <w:hidden/>
    <w:uiPriority w:val="99"/>
    <w:semiHidden/>
    <w:rsid w:val="00D76B6E"/>
  </w:style>
  <w:style w:type="paragraph" w:styleId="a9">
    <w:name w:val="List Paragraph"/>
    <w:basedOn w:val="a"/>
    <w:uiPriority w:val="34"/>
    <w:qFormat/>
    <w:rsid w:val="002050D0"/>
    <w:pPr>
      <w:ind w:firstLineChars="200" w:firstLine="420"/>
    </w:pPr>
  </w:style>
  <w:style w:type="paragraph" w:styleId="aa">
    <w:name w:val="caption"/>
    <w:basedOn w:val="a"/>
    <w:next w:val="a"/>
    <w:uiPriority w:val="35"/>
    <w:unhideWhenUsed/>
    <w:qFormat/>
    <w:rsid w:val="00325D0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195271">
      <w:bodyDiv w:val="1"/>
      <w:marLeft w:val="0"/>
      <w:marRight w:val="0"/>
      <w:marTop w:val="0"/>
      <w:marBottom w:val="0"/>
      <w:divBdr>
        <w:top w:val="none" w:sz="0" w:space="0" w:color="auto"/>
        <w:left w:val="none" w:sz="0" w:space="0" w:color="auto"/>
        <w:bottom w:val="none" w:sz="0" w:space="0" w:color="auto"/>
        <w:right w:val="none" w:sz="0" w:space="0" w:color="auto"/>
      </w:divBdr>
      <w:divsChild>
        <w:div w:id="1972638562">
          <w:marLeft w:val="0"/>
          <w:marRight w:val="0"/>
          <w:marTop w:val="0"/>
          <w:marBottom w:val="0"/>
          <w:divBdr>
            <w:top w:val="none" w:sz="0" w:space="0" w:color="auto"/>
            <w:left w:val="none" w:sz="0" w:space="0" w:color="auto"/>
            <w:bottom w:val="none" w:sz="0" w:space="0" w:color="auto"/>
            <w:right w:val="none" w:sz="0" w:space="0" w:color="auto"/>
          </w:divBdr>
        </w:div>
      </w:divsChild>
    </w:div>
    <w:div w:id="729109489">
      <w:bodyDiv w:val="1"/>
      <w:marLeft w:val="0"/>
      <w:marRight w:val="0"/>
      <w:marTop w:val="0"/>
      <w:marBottom w:val="0"/>
      <w:divBdr>
        <w:top w:val="none" w:sz="0" w:space="0" w:color="auto"/>
        <w:left w:val="none" w:sz="0" w:space="0" w:color="auto"/>
        <w:bottom w:val="none" w:sz="0" w:space="0" w:color="auto"/>
        <w:right w:val="none" w:sz="0" w:space="0" w:color="auto"/>
      </w:divBdr>
      <w:divsChild>
        <w:div w:id="1054424374">
          <w:marLeft w:val="0"/>
          <w:marRight w:val="0"/>
          <w:marTop w:val="0"/>
          <w:marBottom w:val="0"/>
          <w:divBdr>
            <w:top w:val="none" w:sz="0" w:space="0" w:color="auto"/>
            <w:left w:val="none" w:sz="0" w:space="0" w:color="auto"/>
            <w:bottom w:val="none" w:sz="0" w:space="0" w:color="auto"/>
            <w:right w:val="none" w:sz="0" w:space="0" w:color="auto"/>
          </w:divBdr>
        </w:div>
      </w:divsChild>
    </w:div>
    <w:div w:id="1201088132">
      <w:bodyDiv w:val="1"/>
      <w:marLeft w:val="0"/>
      <w:marRight w:val="0"/>
      <w:marTop w:val="0"/>
      <w:marBottom w:val="0"/>
      <w:divBdr>
        <w:top w:val="none" w:sz="0" w:space="0" w:color="auto"/>
        <w:left w:val="none" w:sz="0" w:space="0" w:color="auto"/>
        <w:bottom w:val="none" w:sz="0" w:space="0" w:color="auto"/>
        <w:right w:val="none" w:sz="0" w:space="0" w:color="auto"/>
      </w:divBdr>
      <w:divsChild>
        <w:div w:id="127087623">
          <w:marLeft w:val="0"/>
          <w:marRight w:val="0"/>
          <w:marTop w:val="0"/>
          <w:marBottom w:val="0"/>
          <w:divBdr>
            <w:top w:val="none" w:sz="0" w:space="0" w:color="auto"/>
            <w:left w:val="none" w:sz="0" w:space="0" w:color="auto"/>
            <w:bottom w:val="none" w:sz="0" w:space="0" w:color="auto"/>
            <w:right w:val="none" w:sz="0" w:space="0" w:color="auto"/>
          </w:divBdr>
        </w:div>
      </w:divsChild>
    </w:div>
    <w:div w:id="1382827826">
      <w:bodyDiv w:val="1"/>
      <w:marLeft w:val="0"/>
      <w:marRight w:val="0"/>
      <w:marTop w:val="0"/>
      <w:marBottom w:val="0"/>
      <w:divBdr>
        <w:top w:val="none" w:sz="0" w:space="0" w:color="auto"/>
        <w:left w:val="none" w:sz="0" w:space="0" w:color="auto"/>
        <w:bottom w:val="none" w:sz="0" w:space="0" w:color="auto"/>
        <w:right w:val="none" w:sz="0" w:space="0" w:color="auto"/>
      </w:divBdr>
      <w:divsChild>
        <w:div w:id="282883036">
          <w:marLeft w:val="0"/>
          <w:marRight w:val="0"/>
          <w:marTop w:val="0"/>
          <w:marBottom w:val="0"/>
          <w:divBdr>
            <w:top w:val="none" w:sz="0" w:space="0" w:color="auto"/>
            <w:left w:val="none" w:sz="0" w:space="0" w:color="auto"/>
            <w:bottom w:val="none" w:sz="0" w:space="0" w:color="auto"/>
            <w:right w:val="none" w:sz="0" w:space="0" w:color="auto"/>
          </w:divBdr>
        </w:div>
      </w:divsChild>
    </w:div>
    <w:div w:id="1444692671">
      <w:bodyDiv w:val="1"/>
      <w:marLeft w:val="0"/>
      <w:marRight w:val="0"/>
      <w:marTop w:val="0"/>
      <w:marBottom w:val="0"/>
      <w:divBdr>
        <w:top w:val="none" w:sz="0" w:space="0" w:color="auto"/>
        <w:left w:val="none" w:sz="0" w:space="0" w:color="auto"/>
        <w:bottom w:val="none" w:sz="0" w:space="0" w:color="auto"/>
        <w:right w:val="none" w:sz="0" w:space="0" w:color="auto"/>
      </w:divBdr>
      <w:divsChild>
        <w:div w:id="246155423">
          <w:marLeft w:val="0"/>
          <w:marRight w:val="0"/>
          <w:marTop w:val="360"/>
          <w:marBottom w:val="0"/>
          <w:divBdr>
            <w:top w:val="none" w:sz="0" w:space="0" w:color="auto"/>
            <w:left w:val="none" w:sz="0" w:space="0" w:color="auto"/>
            <w:bottom w:val="none" w:sz="0" w:space="0" w:color="auto"/>
            <w:right w:val="none" w:sz="0" w:space="0" w:color="auto"/>
          </w:divBdr>
        </w:div>
        <w:div w:id="949626715">
          <w:marLeft w:val="0"/>
          <w:marRight w:val="0"/>
          <w:marTop w:val="360"/>
          <w:marBottom w:val="0"/>
          <w:divBdr>
            <w:top w:val="none" w:sz="0" w:space="0" w:color="auto"/>
            <w:left w:val="none" w:sz="0" w:space="0" w:color="auto"/>
            <w:bottom w:val="none" w:sz="0" w:space="0" w:color="auto"/>
            <w:right w:val="none" w:sz="0" w:space="0" w:color="auto"/>
          </w:divBdr>
        </w:div>
      </w:divsChild>
    </w:div>
    <w:div w:id="1526214213">
      <w:bodyDiv w:val="1"/>
      <w:marLeft w:val="0"/>
      <w:marRight w:val="0"/>
      <w:marTop w:val="0"/>
      <w:marBottom w:val="0"/>
      <w:divBdr>
        <w:top w:val="none" w:sz="0" w:space="0" w:color="auto"/>
        <w:left w:val="none" w:sz="0" w:space="0" w:color="auto"/>
        <w:bottom w:val="none" w:sz="0" w:space="0" w:color="auto"/>
        <w:right w:val="none" w:sz="0" w:space="0" w:color="auto"/>
      </w:divBdr>
      <w:divsChild>
        <w:div w:id="12541276">
          <w:marLeft w:val="0"/>
          <w:marRight w:val="0"/>
          <w:marTop w:val="0"/>
          <w:marBottom w:val="0"/>
          <w:divBdr>
            <w:top w:val="none" w:sz="0" w:space="0" w:color="auto"/>
            <w:left w:val="none" w:sz="0" w:space="0" w:color="auto"/>
            <w:bottom w:val="none" w:sz="0" w:space="0" w:color="auto"/>
            <w:right w:val="none" w:sz="0" w:space="0" w:color="auto"/>
          </w:divBdr>
        </w:div>
      </w:divsChild>
    </w:div>
    <w:div w:id="1847358377">
      <w:bodyDiv w:val="1"/>
      <w:marLeft w:val="0"/>
      <w:marRight w:val="0"/>
      <w:marTop w:val="0"/>
      <w:marBottom w:val="0"/>
      <w:divBdr>
        <w:top w:val="none" w:sz="0" w:space="0" w:color="auto"/>
        <w:left w:val="none" w:sz="0" w:space="0" w:color="auto"/>
        <w:bottom w:val="none" w:sz="0" w:space="0" w:color="auto"/>
        <w:right w:val="none" w:sz="0" w:space="0" w:color="auto"/>
      </w:divBdr>
      <w:divsChild>
        <w:div w:id="113587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10</Pages>
  <Words>868</Words>
  <Characters>4954</Characters>
  <Application>Microsoft Office Word</Application>
  <DocSecurity>0</DocSecurity>
  <Lines>41</Lines>
  <Paragraphs>11</Paragraphs>
  <ScaleCrop>false</ScaleCrop>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楚儿</dc:creator>
  <cp:keywords/>
  <dc:description/>
  <cp:lastModifiedBy>马 国庆</cp:lastModifiedBy>
  <cp:revision>16</cp:revision>
  <dcterms:created xsi:type="dcterms:W3CDTF">2022-11-22T16:02:00Z</dcterms:created>
  <dcterms:modified xsi:type="dcterms:W3CDTF">2022-11-23T14:35:00Z</dcterms:modified>
</cp:coreProperties>
</file>